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FE912" w14:textId="5F1BF2DE" w:rsidR="006A6FAB" w:rsidRPr="004A22C9" w:rsidRDefault="004A22C9" w:rsidP="6218DACD">
      <w:pPr>
        <w:pStyle w:val="Heading1"/>
      </w:pPr>
      <w:r>
        <w:t>T</w:t>
      </w:r>
      <w:r w:rsidR="00346D4F">
        <w:t xml:space="preserve">RANS CANADA TRAIL </w:t>
      </w:r>
      <w:r>
        <w:t>LEXICON</w:t>
      </w:r>
    </w:p>
    <w:p w14:paraId="2437CAA8" w14:textId="532420AC" w:rsidR="00965E86" w:rsidRPr="004A22C9" w:rsidRDefault="7BC21080" w:rsidP="4A89CA6C">
      <w:pPr>
        <w:spacing w:after="0"/>
        <w:rPr>
          <w:b/>
          <w:bCs/>
          <w:sz w:val="28"/>
          <w:szCs w:val="28"/>
        </w:rPr>
      </w:pPr>
      <w:r w:rsidRPr="37E63F04">
        <w:rPr>
          <w:b/>
          <w:bCs/>
          <w:sz w:val="28"/>
          <w:szCs w:val="28"/>
        </w:rPr>
        <w:t>April</w:t>
      </w:r>
      <w:r w:rsidR="004B6589" w:rsidRPr="37E63F04">
        <w:rPr>
          <w:b/>
          <w:bCs/>
          <w:sz w:val="28"/>
          <w:szCs w:val="28"/>
        </w:rPr>
        <w:t xml:space="preserve"> </w:t>
      </w:r>
      <w:r w:rsidR="00DC04C2" w:rsidRPr="37E63F04">
        <w:rPr>
          <w:b/>
          <w:bCs/>
          <w:sz w:val="28"/>
          <w:szCs w:val="28"/>
        </w:rPr>
        <w:t>202</w:t>
      </w:r>
      <w:r w:rsidR="00965E86" w:rsidRPr="37E63F04">
        <w:rPr>
          <w:b/>
          <w:bCs/>
          <w:sz w:val="28"/>
          <w:szCs w:val="28"/>
        </w:rPr>
        <w:t>4</w:t>
      </w:r>
      <w:r w:rsidR="51A80B14" w:rsidRPr="37E63F04">
        <w:rPr>
          <w:b/>
          <w:bCs/>
          <w:sz w:val="28"/>
          <w:szCs w:val="28"/>
        </w:rPr>
        <w:t xml:space="preserve"> (DRAFT)</w:t>
      </w:r>
    </w:p>
    <w:p w14:paraId="25C9B290" w14:textId="560B360E" w:rsidR="6218DACD" w:rsidRDefault="6218DACD" w:rsidP="6218DACD">
      <w:pPr>
        <w:pStyle w:val="Heading2"/>
      </w:pPr>
    </w:p>
    <w:p w14:paraId="6473CE00" w14:textId="7437017C" w:rsidR="3BF00E9E" w:rsidRDefault="3BF00E9E" w:rsidP="6218DACD">
      <w:pPr>
        <w:pStyle w:val="Heading2"/>
        <w:rPr>
          <w:sz w:val="32"/>
          <w:szCs w:val="32"/>
        </w:rPr>
      </w:pPr>
      <w:r>
        <w:t>INTRODUCTION</w:t>
      </w:r>
    </w:p>
    <w:p w14:paraId="7E6EDFFF" w14:textId="265FD7E9" w:rsidR="004A22C9" w:rsidRPr="004A22C9" w:rsidRDefault="219A9399" w:rsidP="4A89CA6C">
      <w:pPr>
        <w:spacing w:after="0"/>
      </w:pPr>
      <w:r>
        <w:t>Stretching for over 2</w:t>
      </w:r>
      <w:r w:rsidR="7D95FA75">
        <w:t>9</w:t>
      </w:r>
      <w:r>
        <w:t xml:space="preserve">,000 kilometres, weaving its way through every province and territory, </w:t>
      </w:r>
      <w:r w:rsidR="19EAB96B">
        <w:t>the Trans Canada Trail</w:t>
      </w:r>
      <w:r>
        <w:t xml:space="preserve"> is the world's longest network of</w:t>
      </w:r>
      <w:r w:rsidR="5164B92C">
        <w:t xml:space="preserve"> multi-use</w:t>
      </w:r>
      <w:r>
        <w:t xml:space="preserve"> recreational trails. </w:t>
      </w:r>
      <w:r w:rsidR="004A22C9">
        <w:t>The story of th</w:t>
      </w:r>
      <w:r w:rsidR="00346D4F">
        <w:t xml:space="preserve">e Trans Canada Trail is </w:t>
      </w:r>
      <w:r w:rsidR="004A22C9">
        <w:t>one we all have the privilege of telling. Therefore, all content written for T</w:t>
      </w:r>
      <w:r w:rsidR="00346D4F">
        <w:t>rans Canada Trail</w:t>
      </w:r>
      <w:r w:rsidR="004A22C9">
        <w:t xml:space="preserve"> should be grammatically correct and consistent. This Lexicon will help you to achieve this aim. </w:t>
      </w:r>
    </w:p>
    <w:p w14:paraId="0D0B940D" w14:textId="77777777" w:rsidR="004A22C9" w:rsidRDefault="004A22C9" w:rsidP="4A89CA6C">
      <w:pPr>
        <w:spacing w:after="0"/>
      </w:pPr>
    </w:p>
    <w:p w14:paraId="4A800F41" w14:textId="181749FF" w:rsidR="195DCDB9" w:rsidRDefault="195DCDB9" w:rsidP="6218DACD">
      <w:pPr>
        <w:pStyle w:val="Heading3"/>
      </w:pPr>
      <w:r>
        <w:t>What is the Lexicon?</w:t>
      </w:r>
    </w:p>
    <w:p w14:paraId="71EC903B" w14:textId="09043FF5" w:rsidR="004A22C9" w:rsidRDefault="004A22C9" w:rsidP="4A89CA6C">
      <w:pPr>
        <w:spacing w:after="0"/>
      </w:pPr>
      <w:r>
        <w:t>The Lexicon serves as a guide for spelling and grammar, as well as a stylebook for all written material produced by T</w:t>
      </w:r>
      <w:r w:rsidR="00346D4F">
        <w:t>rans Canada Trail</w:t>
      </w:r>
      <w:r>
        <w:t xml:space="preserve">. </w:t>
      </w:r>
      <w:r w:rsidR="006564D3">
        <w:t xml:space="preserve">It also contains </w:t>
      </w:r>
      <w:commentRangeStart w:id="0"/>
      <w:commentRangeStart w:id="1"/>
      <w:commentRangeStart w:id="2"/>
      <w:r w:rsidR="006564D3">
        <w:t>tips and advice for freelance writers</w:t>
      </w:r>
      <w:commentRangeEnd w:id="0"/>
      <w:r>
        <w:rPr>
          <w:rStyle w:val="CommentReference"/>
        </w:rPr>
        <w:commentReference w:id="0"/>
      </w:r>
      <w:commentRangeEnd w:id="1"/>
      <w:r>
        <w:rPr>
          <w:rStyle w:val="CommentReference"/>
        </w:rPr>
        <w:commentReference w:id="1"/>
      </w:r>
      <w:commentRangeEnd w:id="2"/>
      <w:r>
        <w:rPr>
          <w:rStyle w:val="CommentReference"/>
        </w:rPr>
        <w:commentReference w:id="2"/>
      </w:r>
      <w:r w:rsidR="006564D3">
        <w:t xml:space="preserve">. </w:t>
      </w:r>
      <w:r>
        <w:t xml:space="preserve">It takes its rules and recommendations from The Canadian Press, the Oxford Canadian English Dictionary and certain </w:t>
      </w:r>
      <w:r w:rsidR="00346D4F">
        <w:t>organization</w:t>
      </w:r>
      <w:r>
        <w:t xml:space="preserve">-specific spellings. </w:t>
      </w:r>
    </w:p>
    <w:p w14:paraId="60061E4C" w14:textId="77777777" w:rsidR="004A22C9" w:rsidRDefault="004A22C9" w:rsidP="4A89CA6C">
      <w:pPr>
        <w:spacing w:after="0"/>
      </w:pPr>
    </w:p>
    <w:p w14:paraId="6EC39F5A" w14:textId="35DF70BD" w:rsidR="00775812" w:rsidRDefault="00775812" w:rsidP="6218DACD">
      <w:pPr>
        <w:pStyle w:val="Heading3"/>
      </w:pPr>
      <w:r w:rsidRPr="6218DACD">
        <w:t xml:space="preserve">Who will use this Lexicon? </w:t>
      </w:r>
    </w:p>
    <w:p w14:paraId="5F38635C" w14:textId="6CE721B0" w:rsidR="004A22C9" w:rsidRDefault="004A22C9" w:rsidP="4A89CA6C">
      <w:pPr>
        <w:spacing w:after="0"/>
      </w:pPr>
      <w:r>
        <w:t>Anyone who produces any written content for T</w:t>
      </w:r>
      <w:r w:rsidR="00346D4F">
        <w:t>rans Canada Trail</w:t>
      </w:r>
      <w:r>
        <w:t xml:space="preserve"> (blog posts, brochures, impact reports, the annual report, communications with donors/Trail partners/stakeholders,</w:t>
      </w:r>
      <w:r w:rsidR="00346D4F">
        <w:t xml:space="preserve"> speaking remarks,</w:t>
      </w:r>
      <w:r>
        <w:t xml:space="preserve"> etc.) must adhere to the guidelines in this Lexicon. </w:t>
      </w:r>
    </w:p>
    <w:p w14:paraId="44EAFD9C" w14:textId="77777777" w:rsidR="004A22C9" w:rsidRPr="004A22C9" w:rsidRDefault="004A22C9" w:rsidP="4A89CA6C">
      <w:pPr>
        <w:spacing w:after="0"/>
      </w:pPr>
    </w:p>
    <w:p w14:paraId="04203115" w14:textId="212AC1ED" w:rsidR="004A22C9" w:rsidRPr="004A22C9" w:rsidRDefault="219A9399" w:rsidP="4A89CA6C">
      <w:pPr>
        <w:spacing w:after="0"/>
      </w:pPr>
      <w:r>
        <w:t xml:space="preserve">We recommend reading through the Lexicon at least once and referring to it whenever needed.  </w:t>
      </w:r>
    </w:p>
    <w:p w14:paraId="4B94D5A5" w14:textId="77777777" w:rsidR="004A22C9" w:rsidRDefault="004A22C9" w:rsidP="4A89CA6C">
      <w:pPr>
        <w:spacing w:after="0"/>
      </w:pPr>
    </w:p>
    <w:p w14:paraId="3E883300" w14:textId="5AD8391E" w:rsidR="48FD4A62" w:rsidRDefault="48FD4A62" w:rsidP="6218DACD">
      <w:pPr>
        <w:pStyle w:val="Heading3"/>
      </w:pPr>
      <w:r w:rsidRPr="6218DACD">
        <w:t xml:space="preserve">Why is this Lexicon important? </w:t>
      </w:r>
    </w:p>
    <w:p w14:paraId="31F07C31" w14:textId="1694C13D" w:rsidR="004A22C9" w:rsidRDefault="219A9399" w:rsidP="4A89CA6C">
      <w:pPr>
        <w:spacing w:after="0"/>
      </w:pPr>
      <w:r>
        <w:t>The Lexicon empowers you to produce factual, engaging and effective content that is consistent with T</w:t>
      </w:r>
      <w:r w:rsidR="00346D4F">
        <w:t>rans Canada Trail</w:t>
      </w:r>
      <w:r>
        <w:t xml:space="preserve">’s current messaging and voice. </w:t>
      </w:r>
    </w:p>
    <w:p w14:paraId="3DEEC669" w14:textId="77777777" w:rsidR="004A22C9" w:rsidRPr="004A22C9" w:rsidRDefault="004A22C9" w:rsidP="4A89CA6C">
      <w:pPr>
        <w:spacing w:after="0"/>
      </w:pPr>
    </w:p>
    <w:p w14:paraId="5305DD19" w14:textId="2201251F" w:rsidR="004A22C9" w:rsidRDefault="004A22C9" w:rsidP="1CB1DA6A">
      <w:pPr>
        <w:spacing w:after="0"/>
      </w:pPr>
      <w:r>
        <w:t xml:space="preserve">However, the Lexicon is </w:t>
      </w:r>
      <w:r w:rsidR="000D40A5" w:rsidRPr="5C52A293">
        <w:rPr>
          <w:b/>
          <w:bCs/>
        </w:rPr>
        <w:t>not</w:t>
      </w:r>
      <w:r w:rsidR="000D40A5">
        <w:t xml:space="preserve"> </w:t>
      </w:r>
      <w:r>
        <w:t xml:space="preserve">a mere rulebook. Rather, the Lexicon is a collaborative document for all </w:t>
      </w:r>
      <w:r w:rsidR="00346D4F">
        <w:t xml:space="preserve">Trans Canada Trail </w:t>
      </w:r>
      <w:r>
        <w:t>employees and contributors</w:t>
      </w:r>
      <w:commentRangeStart w:id="3"/>
      <w:commentRangeStart w:id="4"/>
      <w:r>
        <w:t xml:space="preserve">. </w:t>
      </w:r>
      <w:r w:rsidR="56B325EF" w:rsidRPr="5C52A293">
        <w:rPr>
          <w:rFonts w:ascii="Segoe UI" w:eastAsia="Segoe UI" w:hAnsi="Segoe UI" w:cs="Segoe UI"/>
          <w:color w:val="333333"/>
          <w:sz w:val="18"/>
          <w:szCs w:val="18"/>
        </w:rPr>
        <w:t xml:space="preserve"> </w:t>
      </w:r>
      <w:r w:rsidR="56B325EF" w:rsidRPr="5C52A293">
        <w:rPr>
          <w:rFonts w:eastAsiaTheme="minorEastAsia"/>
          <w:color w:val="333333"/>
        </w:rPr>
        <w:t>It is a living document; updates, additions and deletions will be made on an ongoing basis and as new information becomes available.</w:t>
      </w:r>
      <w:r w:rsidR="56B325EF" w:rsidRPr="5C52A293">
        <w:rPr>
          <w:rFonts w:eastAsiaTheme="minorEastAsia"/>
        </w:rPr>
        <w:t xml:space="preserve"> </w:t>
      </w:r>
      <w:r w:rsidRPr="5C52A293">
        <w:rPr>
          <w:rFonts w:eastAsiaTheme="minorEastAsia"/>
        </w:rPr>
        <w:t> </w:t>
      </w:r>
      <w:commentRangeEnd w:id="3"/>
      <w:r>
        <w:rPr>
          <w:rStyle w:val="CommentReference"/>
        </w:rPr>
        <w:commentReference w:id="3"/>
      </w:r>
      <w:commentRangeEnd w:id="4"/>
      <w:r>
        <w:rPr>
          <w:rStyle w:val="CommentReference"/>
        </w:rPr>
        <w:commentReference w:id="4"/>
      </w:r>
    </w:p>
    <w:p w14:paraId="45FB0818" w14:textId="77777777" w:rsidR="004A22C9" w:rsidRDefault="004A22C9" w:rsidP="4A89CA6C">
      <w:pPr>
        <w:spacing w:after="0"/>
      </w:pPr>
    </w:p>
    <w:p w14:paraId="54D48DA0" w14:textId="77777777" w:rsidR="003C3E50" w:rsidRDefault="003C3E50" w:rsidP="4A89CA6C">
      <w:pPr>
        <w:spacing w:after="0"/>
      </w:pPr>
    </w:p>
    <w:p w14:paraId="367F1176" w14:textId="424B29CE" w:rsidR="309A0EC4" w:rsidRDefault="309A0EC4" w:rsidP="6218DACD">
      <w:pPr>
        <w:pStyle w:val="Heading2"/>
      </w:pPr>
      <w:r>
        <w:t>OUR HOUSE STYLE</w:t>
      </w:r>
    </w:p>
    <w:p w14:paraId="049F31CB" w14:textId="77777777" w:rsidR="004A22C9" w:rsidRDefault="004A22C9" w:rsidP="4A89CA6C">
      <w:pPr>
        <w:spacing w:after="0"/>
      </w:pPr>
    </w:p>
    <w:p w14:paraId="4AD21A90" w14:textId="2B62392B" w:rsidR="309A0EC4" w:rsidRDefault="309A0EC4" w:rsidP="6218DACD">
      <w:pPr>
        <w:pStyle w:val="Heading3"/>
      </w:pPr>
      <w:r>
        <w:t>The Canadian Press Style</w:t>
      </w:r>
    </w:p>
    <w:p w14:paraId="4C822461" w14:textId="3439F723" w:rsidR="004A22C9" w:rsidRPr="004A22C9" w:rsidRDefault="219A9399" w:rsidP="4A89CA6C">
      <w:pPr>
        <w:spacing w:after="0"/>
      </w:pPr>
      <w:r>
        <w:t>When writing any content for Trans Canada Trail, we rely on a particular set of spellings and grammar rules, known as a house style. Generally, we follow The Canadian Press Style</w:t>
      </w:r>
      <w:r w:rsidR="0049467F">
        <w:t xml:space="preserve"> (also referred to as CP)</w:t>
      </w:r>
      <w:r>
        <w:t xml:space="preserve">. </w:t>
      </w:r>
    </w:p>
    <w:p w14:paraId="31112733" w14:textId="4000221E" w:rsidR="47B2F84A" w:rsidRDefault="47B2F84A" w:rsidP="47B2F84A">
      <w:pPr>
        <w:spacing w:after="0"/>
      </w:pPr>
    </w:p>
    <w:p w14:paraId="76235AD2" w14:textId="2C6B458E" w:rsidR="004A22C9" w:rsidRPr="004A22C9" w:rsidRDefault="004A22C9" w:rsidP="4A89CA6C">
      <w:pPr>
        <w:spacing w:after="0"/>
      </w:pPr>
      <w:r w:rsidRPr="4A89CA6C">
        <w:t xml:space="preserve">Trusted by </w:t>
      </w:r>
      <w:r w:rsidR="00805C35" w:rsidRPr="4A89CA6C">
        <w:t>most</w:t>
      </w:r>
      <w:r w:rsidRPr="4A89CA6C">
        <w:t xml:space="preserve"> media outlets and organizations in Canada, The Canadian Press Style is the standard for writing copy that is both clear and engaging. </w:t>
      </w:r>
    </w:p>
    <w:p w14:paraId="53128261" w14:textId="77777777" w:rsidR="004A22C9" w:rsidRDefault="004A22C9" w:rsidP="4A89CA6C">
      <w:pPr>
        <w:spacing w:after="0"/>
      </w:pPr>
    </w:p>
    <w:p w14:paraId="73CC3F38" w14:textId="0D401C1A" w:rsidR="775A8C10" w:rsidRDefault="775A8C10" w:rsidP="6218DACD">
      <w:pPr>
        <w:pStyle w:val="Heading4"/>
      </w:pPr>
      <w:r>
        <w:t>Common examples</w:t>
      </w:r>
    </w:p>
    <w:p w14:paraId="55CEA04E" w14:textId="77777777" w:rsidR="004A22C9" w:rsidRPr="009A2A7B" w:rsidRDefault="004A22C9" w:rsidP="6218DACD">
      <w:pPr>
        <w:pStyle w:val="Heading6"/>
        <w:rPr>
          <w:rFonts w:asciiTheme="minorHAnsi" w:eastAsiaTheme="minorEastAsia" w:hAnsiTheme="minorHAnsi" w:cstheme="minorBidi"/>
          <w:b/>
          <w:bCs/>
          <w:color w:val="023B5A"/>
        </w:rPr>
      </w:pPr>
      <w:r>
        <w:t>Spellings</w:t>
      </w:r>
    </w:p>
    <w:p w14:paraId="1F275A5D" w14:textId="77777777" w:rsidR="004A22C9" w:rsidRPr="009A2A7B" w:rsidRDefault="004A22C9" w:rsidP="004A22C9">
      <w:pPr>
        <w:pStyle w:val="ListParagraph"/>
        <w:numPr>
          <w:ilvl w:val="0"/>
          <w:numId w:val="5"/>
        </w:numPr>
        <w:spacing w:after="0"/>
        <w:rPr>
          <w:lang w:val="en-US"/>
        </w:rPr>
      </w:pPr>
      <w:r>
        <w:t>The Canadian Press Style is –our, not –or, for labour, honour and other such words of more than one syllable in which the “u” is not pronounced.</w:t>
      </w:r>
    </w:p>
    <w:p w14:paraId="4101652C" w14:textId="77777777" w:rsidR="004A22C9" w:rsidRPr="009A2A7B" w:rsidRDefault="004A22C9" w:rsidP="4A89CA6C">
      <w:pPr>
        <w:pStyle w:val="ListParagraph"/>
        <w:spacing w:after="0"/>
        <w:ind w:left="360"/>
      </w:pPr>
    </w:p>
    <w:p w14:paraId="4D60F2C2" w14:textId="77777777" w:rsidR="004A22C9" w:rsidRPr="009A2A7B" w:rsidRDefault="004A22C9" w:rsidP="4A89CA6C">
      <w:pPr>
        <w:pStyle w:val="ListParagraph"/>
        <w:spacing w:after="0"/>
        <w:ind w:left="360"/>
      </w:pPr>
      <w:r w:rsidRPr="009A2A7B">
        <w:rPr>
          <w:i/>
          <w:iCs/>
        </w:rPr>
        <w:t>Examples</w:t>
      </w:r>
      <w:r w:rsidRPr="009A2A7B">
        <w:t>: arbour, behaviour, colour, favour, neighbour, splendour, humour, harbour.</w:t>
      </w:r>
    </w:p>
    <w:p w14:paraId="4B99056E" w14:textId="77777777" w:rsidR="004A22C9" w:rsidRPr="009A2A7B" w:rsidRDefault="004A22C9" w:rsidP="4A89CA6C">
      <w:pPr>
        <w:spacing w:after="0"/>
      </w:pPr>
    </w:p>
    <w:p w14:paraId="6839BF5B" w14:textId="4DB34845" w:rsidR="004A22C9" w:rsidRPr="009A2A7B" w:rsidRDefault="004A22C9" w:rsidP="4A89CA6C">
      <w:pPr>
        <w:spacing w:after="0"/>
      </w:pPr>
      <w:r>
        <w:t>However, in some forms of these words, the “u” is dropped, especially when an –</w:t>
      </w:r>
      <w:proofErr w:type="spellStart"/>
      <w:r>
        <w:t>ous</w:t>
      </w:r>
      <w:proofErr w:type="spellEnd"/>
      <w:r>
        <w:t xml:space="preserve"> ending is added. (e.g.</w:t>
      </w:r>
      <w:r w:rsidR="0049467F">
        <w:t>,</w:t>
      </w:r>
      <w:r>
        <w:t xml:space="preserve"> laborious, rancorous, glamorous, honorary).</w:t>
      </w:r>
    </w:p>
    <w:p w14:paraId="1299C43A" w14:textId="77777777" w:rsidR="004A22C9" w:rsidRPr="009A2A7B" w:rsidRDefault="004A22C9" w:rsidP="4A89CA6C">
      <w:pPr>
        <w:spacing w:after="0"/>
      </w:pPr>
    </w:p>
    <w:p w14:paraId="2933FCA6" w14:textId="3581DA91" w:rsidR="004A22C9" w:rsidRPr="009A2A7B" w:rsidRDefault="004A22C9" w:rsidP="5C52A293">
      <w:pPr>
        <w:pStyle w:val="ListParagraph"/>
        <w:numPr>
          <w:ilvl w:val="0"/>
          <w:numId w:val="5"/>
        </w:numPr>
        <w:spacing w:after="0"/>
      </w:pPr>
      <w:r>
        <w:t>The Canadian Press Style also reflects Canadian</w:t>
      </w:r>
      <w:r w:rsidR="00346D4F">
        <w:t xml:space="preserve"> </w:t>
      </w:r>
      <w:r>
        <w:t xml:space="preserve">spellings that are different from American spellings. </w:t>
      </w:r>
    </w:p>
    <w:p w14:paraId="4DDBEF00" w14:textId="77777777" w:rsidR="004A22C9" w:rsidRPr="009A2A7B" w:rsidRDefault="004A22C9" w:rsidP="4A89CA6C">
      <w:pPr>
        <w:spacing w:after="0"/>
      </w:pPr>
    </w:p>
    <w:p w14:paraId="606217BC" w14:textId="77777777" w:rsidR="004A22C9" w:rsidRPr="009A2A7B" w:rsidRDefault="219A9399" w:rsidP="4A89CA6C">
      <w:pPr>
        <w:spacing w:after="0"/>
      </w:pPr>
      <w:r w:rsidRPr="009A2A7B">
        <w:rPr>
          <w:i/>
          <w:iCs/>
        </w:rPr>
        <w:t>Examples</w:t>
      </w:r>
      <w:r w:rsidRPr="009A2A7B">
        <w:t xml:space="preserve">: axe (not ax), centre (not center), defence (not defense), grey (not gray), licence (not license), metre (not meter), cheque (not check). </w:t>
      </w:r>
    </w:p>
    <w:p w14:paraId="3461D779" w14:textId="77777777" w:rsidR="004A22C9" w:rsidRPr="009A2A7B" w:rsidRDefault="004A22C9" w:rsidP="4A89CA6C">
      <w:pPr>
        <w:spacing w:after="0"/>
      </w:pPr>
    </w:p>
    <w:p w14:paraId="756BF229" w14:textId="77777777" w:rsidR="004A22C9" w:rsidRPr="009A2A7B" w:rsidRDefault="004A22C9" w:rsidP="5C52A293">
      <w:pPr>
        <w:pStyle w:val="ListParagraph"/>
        <w:numPr>
          <w:ilvl w:val="0"/>
          <w:numId w:val="5"/>
        </w:numPr>
        <w:spacing w:after="0"/>
      </w:pPr>
      <w:r>
        <w:t>The Canadian Press Style is –</w:t>
      </w:r>
      <w:proofErr w:type="spellStart"/>
      <w:r>
        <w:t>ize</w:t>
      </w:r>
      <w:proofErr w:type="spellEnd"/>
      <w:r>
        <w:t>, not –</w:t>
      </w:r>
      <w:proofErr w:type="spellStart"/>
      <w:r>
        <w:t>ise</w:t>
      </w:r>
      <w:proofErr w:type="spellEnd"/>
      <w:r>
        <w:t xml:space="preserve">, for organize, realize, galvanize, etc. </w:t>
      </w:r>
    </w:p>
    <w:p w14:paraId="3CF2D8B6" w14:textId="77777777" w:rsidR="004A22C9" w:rsidRPr="009A2A7B" w:rsidRDefault="004A22C9" w:rsidP="4A89CA6C">
      <w:pPr>
        <w:spacing w:after="0"/>
      </w:pPr>
    </w:p>
    <w:p w14:paraId="50C54868" w14:textId="77777777" w:rsidR="009A2A7B" w:rsidRDefault="009A2A7B" w:rsidP="4A89CA6C">
      <w:pPr>
        <w:spacing w:after="0"/>
      </w:pPr>
    </w:p>
    <w:p w14:paraId="0A59887D" w14:textId="3C796927" w:rsidR="6F3EF3F5" w:rsidRDefault="6F3EF3F5" w:rsidP="6218DACD">
      <w:pPr>
        <w:pStyle w:val="Heading5"/>
      </w:pPr>
      <w:r>
        <w:t>Punctuation</w:t>
      </w:r>
    </w:p>
    <w:p w14:paraId="30CECF8C" w14:textId="77777777" w:rsidR="009A2A7B" w:rsidRDefault="009A2A7B" w:rsidP="009A2A7B">
      <w:pPr>
        <w:spacing w:after="0"/>
      </w:pPr>
    </w:p>
    <w:p w14:paraId="5A06681E" w14:textId="734FC03A" w:rsidR="009A2A7B" w:rsidRDefault="009A2A7B" w:rsidP="009A2A7B">
      <w:pPr>
        <w:spacing w:after="0"/>
      </w:pPr>
      <w:r>
        <w:t>Comma</w:t>
      </w:r>
    </w:p>
    <w:p w14:paraId="5C4B6398" w14:textId="007B8396" w:rsidR="009A2A7B" w:rsidRPr="00E8489D" w:rsidRDefault="009A2A7B" w:rsidP="00E8489D">
      <w:pPr>
        <w:pStyle w:val="ListParagraph"/>
        <w:numPr>
          <w:ilvl w:val="0"/>
          <w:numId w:val="37"/>
        </w:numPr>
        <w:spacing w:after="0"/>
        <w:rPr>
          <w:lang w:val="en-US"/>
        </w:rPr>
      </w:pPr>
      <w:r>
        <w:t xml:space="preserve">Generally, we do not use the Oxford </w:t>
      </w:r>
      <w:r w:rsidR="00E8489D">
        <w:t>or serial c</w:t>
      </w:r>
      <w:r>
        <w:t xml:space="preserve">omma. When writing lists, we don’t add a comma before the </w:t>
      </w:r>
      <w:r w:rsidR="43FC75AC">
        <w:t>“</w:t>
      </w:r>
      <w:r>
        <w:t>and</w:t>
      </w:r>
      <w:r w:rsidR="2B13BB0F">
        <w:t>”</w:t>
      </w:r>
      <w:r>
        <w:t>/</w:t>
      </w:r>
      <w:r w:rsidR="7816F9A9">
        <w:t>“</w:t>
      </w:r>
      <w:r>
        <w:t>or</w:t>
      </w:r>
      <w:r w:rsidR="4BBCBAB5">
        <w:t>”</w:t>
      </w:r>
      <w:r>
        <w:t>: We are so grateful to our Trail partners, donors, volunteers and all levels of government.</w:t>
      </w:r>
    </w:p>
    <w:p w14:paraId="53389D74" w14:textId="77777777" w:rsidR="009A2A7B" w:rsidRPr="009A2A7B" w:rsidRDefault="009A2A7B" w:rsidP="009A2A7B">
      <w:pPr>
        <w:pStyle w:val="ListParagraph"/>
        <w:spacing w:after="0"/>
        <w:ind w:left="360"/>
        <w:rPr>
          <w:lang w:val="en-US"/>
        </w:rPr>
      </w:pPr>
    </w:p>
    <w:p w14:paraId="3DFD3FCF" w14:textId="1867EA97" w:rsidR="009A2A7B" w:rsidRPr="00E8489D" w:rsidRDefault="009A2A7B" w:rsidP="00E8489D">
      <w:pPr>
        <w:pStyle w:val="ListParagraph"/>
        <w:numPr>
          <w:ilvl w:val="0"/>
          <w:numId w:val="37"/>
        </w:numPr>
        <w:spacing w:after="0"/>
        <w:rPr>
          <w:lang w:val="en-US"/>
        </w:rPr>
      </w:pPr>
      <w:r>
        <w:t xml:space="preserve">In some cases, we do use the Oxford </w:t>
      </w:r>
      <w:r w:rsidR="00E8489D">
        <w:t>c</w:t>
      </w:r>
      <w:r>
        <w:t>omma</w:t>
      </w:r>
      <w:r w:rsidR="00E8489D">
        <w:t xml:space="preserve"> to ensure clarity of meaning</w:t>
      </w:r>
      <w:r>
        <w:t xml:space="preserve">, such as long sentences where </w:t>
      </w:r>
      <w:r w:rsidR="54CFDB5D">
        <w:t>“and”/“or”</w:t>
      </w:r>
      <w:r>
        <w:t xml:space="preserve"> is used more than once:</w:t>
      </w:r>
      <w:r w:rsidR="00346D4F">
        <w:t xml:space="preserve"> </w:t>
      </w:r>
      <w:r>
        <w:t>Connection has been achieved with the help of our partners, donors and volunteers, and municipal, provincial</w:t>
      </w:r>
      <w:r w:rsidR="005042B8">
        <w:t>, territorial</w:t>
      </w:r>
      <w:r>
        <w:t xml:space="preserve"> and federal government.</w:t>
      </w:r>
    </w:p>
    <w:p w14:paraId="700DCBAB" w14:textId="77777777" w:rsidR="009A2A7B" w:rsidRDefault="009A2A7B" w:rsidP="009A2A7B">
      <w:pPr>
        <w:spacing w:after="0"/>
      </w:pPr>
    </w:p>
    <w:p w14:paraId="65E31A1B" w14:textId="77777777" w:rsidR="00E8489D" w:rsidRDefault="009A2A7B" w:rsidP="009A2A7B">
      <w:pPr>
        <w:spacing w:after="0"/>
      </w:pPr>
      <w:r>
        <w:t>Dash (“</w:t>
      </w:r>
      <w:proofErr w:type="spellStart"/>
      <w:r>
        <w:t>em</w:t>
      </w:r>
      <w:proofErr w:type="spellEnd"/>
      <w:r>
        <w:t>” and “</w:t>
      </w:r>
      <w:proofErr w:type="spellStart"/>
      <w:r>
        <w:t>en</w:t>
      </w:r>
      <w:proofErr w:type="spellEnd"/>
      <w:r>
        <w:t xml:space="preserve">”) </w:t>
      </w:r>
    </w:p>
    <w:p w14:paraId="51A3A0B6" w14:textId="67FAE163" w:rsidR="00E14CD7" w:rsidRDefault="009A2A7B" w:rsidP="00E8489D">
      <w:pPr>
        <w:pStyle w:val="ListParagraph"/>
        <w:numPr>
          <w:ilvl w:val="0"/>
          <w:numId w:val="36"/>
        </w:numPr>
        <w:spacing w:after="0"/>
      </w:pPr>
      <w:r>
        <w:t>A</w:t>
      </w:r>
      <w:r w:rsidR="00E8489D">
        <w:t xml:space="preserve"> long, or </w:t>
      </w:r>
      <w:proofErr w:type="spellStart"/>
      <w:r>
        <w:t>em</w:t>
      </w:r>
      <w:proofErr w:type="spellEnd"/>
      <w:r>
        <w:t xml:space="preserve"> dash (—) </w:t>
      </w:r>
      <w:r w:rsidR="00E8489D">
        <w:t>is</w:t>
      </w:r>
      <w:r>
        <w:t xml:space="preserve"> used to make a strong break in the structure of a sentence</w:t>
      </w:r>
      <w:r w:rsidR="00E14CD7">
        <w:t xml:space="preserve">. </w:t>
      </w:r>
      <w:r>
        <w:t xml:space="preserve">Place one space on each side of an </w:t>
      </w:r>
      <w:proofErr w:type="spellStart"/>
      <w:r>
        <w:t>em</w:t>
      </w:r>
      <w:proofErr w:type="spellEnd"/>
      <w:r>
        <w:t>-dash.</w:t>
      </w:r>
    </w:p>
    <w:p w14:paraId="4B9B7F38" w14:textId="5FCAD8A7" w:rsidR="00E14CD7" w:rsidRDefault="00E14CD7" w:rsidP="00B32ECD">
      <w:pPr>
        <w:pStyle w:val="ListParagraph"/>
        <w:numPr>
          <w:ilvl w:val="0"/>
          <w:numId w:val="36"/>
        </w:numPr>
        <w:spacing w:after="0"/>
      </w:pPr>
      <w:r>
        <w:t xml:space="preserve">Use a shorter, or </w:t>
      </w:r>
      <w:proofErr w:type="spellStart"/>
      <w:r w:rsidR="009A2A7B">
        <w:t>en</w:t>
      </w:r>
      <w:proofErr w:type="spellEnd"/>
      <w:r w:rsidR="009A2A7B">
        <w:t xml:space="preserve"> dash ( – ) to convey</w:t>
      </w:r>
      <w:r w:rsidR="005042B8">
        <w:t>, for example,</w:t>
      </w:r>
      <w:r w:rsidR="009A2A7B">
        <w:t xml:space="preserve"> duration</w:t>
      </w:r>
      <w:r>
        <w:t xml:space="preserve">, of a span of years or span of pages. No spaces on either side. </w:t>
      </w:r>
    </w:p>
    <w:p w14:paraId="71A686F0" w14:textId="77777777" w:rsidR="00E14CD7" w:rsidRDefault="00E14CD7" w:rsidP="00E14CD7">
      <w:pPr>
        <w:spacing w:after="0"/>
      </w:pPr>
    </w:p>
    <w:p w14:paraId="66F088E2" w14:textId="54B8A2C7" w:rsidR="00E8489D" w:rsidRDefault="009A2A7B" w:rsidP="009A2A7B">
      <w:pPr>
        <w:spacing w:after="0"/>
      </w:pPr>
      <w:r>
        <w:t xml:space="preserve">Hyphen ( - ) </w:t>
      </w:r>
    </w:p>
    <w:p w14:paraId="3BD0AE72" w14:textId="536F111E" w:rsidR="00E8489D" w:rsidRDefault="009A2A7B" w:rsidP="00E8489D">
      <w:pPr>
        <w:pStyle w:val="ListParagraph"/>
        <w:numPr>
          <w:ilvl w:val="0"/>
          <w:numId w:val="35"/>
        </w:numPr>
        <w:spacing w:after="0"/>
      </w:pPr>
      <w:r>
        <w:t>Hyphenate vice-, such as vice-president</w:t>
      </w:r>
    </w:p>
    <w:p w14:paraId="7D5AFD30" w14:textId="77777777" w:rsidR="00E14CD7" w:rsidRDefault="009A2A7B" w:rsidP="009A2A7B">
      <w:pPr>
        <w:pStyle w:val="ListParagraph"/>
        <w:numPr>
          <w:ilvl w:val="0"/>
          <w:numId w:val="35"/>
        </w:numPr>
        <w:spacing w:after="0"/>
      </w:pPr>
      <w:r>
        <w:t>Hyphenate co-, such as co-chair</w:t>
      </w:r>
    </w:p>
    <w:p w14:paraId="0CCC6747" w14:textId="2353DF9D" w:rsidR="00E14CD7" w:rsidRDefault="009A2A7B" w:rsidP="009A2A7B">
      <w:pPr>
        <w:pStyle w:val="ListParagraph"/>
        <w:numPr>
          <w:ilvl w:val="0"/>
          <w:numId w:val="35"/>
        </w:numPr>
        <w:spacing w:after="0"/>
      </w:pPr>
      <w:r>
        <w:t xml:space="preserve">Use a hyphen to join prefixes to proper names: anti-Liberal; </w:t>
      </w:r>
      <w:r w:rsidR="00E14CD7">
        <w:t>pan-Canadian</w:t>
      </w:r>
    </w:p>
    <w:p w14:paraId="007C042F" w14:textId="5E0A22E6" w:rsidR="00E14CD7" w:rsidRDefault="009A2A7B" w:rsidP="009A2A7B">
      <w:pPr>
        <w:pStyle w:val="ListParagraph"/>
        <w:numPr>
          <w:ilvl w:val="0"/>
          <w:numId w:val="35"/>
        </w:numPr>
        <w:spacing w:after="0"/>
      </w:pPr>
      <w:r>
        <w:t>Use hyphens when two or more words serve together as a single modifier before a noun</w:t>
      </w:r>
      <w:r w:rsidR="004E07DF">
        <w:t xml:space="preserve"> (w</w:t>
      </w:r>
      <w:r>
        <w:t xml:space="preserve">ell-known </w:t>
      </w:r>
      <w:r w:rsidR="00E14CD7">
        <w:t>environmentalist</w:t>
      </w:r>
      <w:r w:rsidR="004E07DF">
        <w:t>,</w:t>
      </w:r>
      <w:r>
        <w:t xml:space="preserve"> </w:t>
      </w:r>
      <w:r w:rsidR="004E07DF">
        <w:t>o</w:t>
      </w:r>
      <w:r>
        <w:t>ut-of-date statistics</w:t>
      </w:r>
      <w:r w:rsidR="004E07DF">
        <w:t>)</w:t>
      </w:r>
    </w:p>
    <w:p w14:paraId="373AD5EE" w14:textId="6D896A21" w:rsidR="00E14CD7" w:rsidRDefault="009A2A7B" w:rsidP="009A2A7B">
      <w:pPr>
        <w:pStyle w:val="ListParagraph"/>
        <w:numPr>
          <w:ilvl w:val="0"/>
          <w:numId w:val="35"/>
        </w:numPr>
        <w:spacing w:after="0"/>
      </w:pPr>
      <w:r>
        <w:lastRenderedPageBreak/>
        <w:t>Hyphens are unnecessary after an -</w:t>
      </w:r>
      <w:proofErr w:type="spellStart"/>
      <w:r>
        <w:t>ly</w:t>
      </w:r>
      <w:proofErr w:type="spellEnd"/>
      <w:r>
        <w:t xml:space="preserve"> adverb, even when these fall before the noun. The -</w:t>
      </w:r>
      <w:proofErr w:type="spellStart"/>
      <w:r>
        <w:t>ly</w:t>
      </w:r>
      <w:proofErr w:type="spellEnd"/>
      <w:r>
        <w:t xml:space="preserve"> adverb’s function is to modify other adverbs, adjectives and nouns</w:t>
      </w:r>
      <w:r w:rsidR="004E07DF">
        <w:t>. (</w:t>
      </w:r>
      <w:r>
        <w:t xml:space="preserve">She </w:t>
      </w:r>
      <w:r w:rsidR="00E14CD7">
        <w:t>wore brightly coloured socks</w:t>
      </w:r>
      <w:r w:rsidR="004E07DF">
        <w:t xml:space="preserve">, </w:t>
      </w:r>
      <w:r>
        <w:t xml:space="preserve">NOT: </w:t>
      </w:r>
      <w:proofErr w:type="gramStart"/>
      <w:r w:rsidR="00E14CD7">
        <w:t>brightly-coloured</w:t>
      </w:r>
      <w:proofErr w:type="gramEnd"/>
      <w:r>
        <w:t xml:space="preserve">) </w:t>
      </w:r>
    </w:p>
    <w:p w14:paraId="6704A9AB" w14:textId="52AF797B" w:rsidR="00E14CD7" w:rsidRDefault="009A2A7B" w:rsidP="009A2A7B">
      <w:pPr>
        <w:pStyle w:val="ListParagraph"/>
        <w:numPr>
          <w:ilvl w:val="0"/>
          <w:numId w:val="35"/>
        </w:numPr>
        <w:spacing w:after="0"/>
      </w:pPr>
      <w:r>
        <w:t>Hyphens also indicate which words the reader should mentally join</w:t>
      </w:r>
      <w:r w:rsidR="004E07DF">
        <w:t>. (</w:t>
      </w:r>
      <w:r>
        <w:t xml:space="preserve">Our program seeks healthy </w:t>
      </w:r>
      <w:r w:rsidR="005042B8">
        <w:t>8</w:t>
      </w:r>
      <w:r>
        <w:t xml:space="preserve">- to 10-year-old </w:t>
      </w:r>
      <w:commentRangeStart w:id="5"/>
      <w:r>
        <w:t>volunteers</w:t>
      </w:r>
      <w:commentRangeEnd w:id="5"/>
      <w:r>
        <w:rPr>
          <w:rStyle w:val="CommentReference"/>
        </w:rPr>
        <w:commentReference w:id="5"/>
      </w:r>
      <w:r w:rsidR="001848F4">
        <w:t>)</w:t>
      </w:r>
    </w:p>
    <w:p w14:paraId="1AB6C84C" w14:textId="77777777" w:rsidR="009A2A7B" w:rsidRDefault="009A2A7B" w:rsidP="009A2A7B">
      <w:pPr>
        <w:spacing w:after="0"/>
      </w:pPr>
    </w:p>
    <w:p w14:paraId="3B8C94BC" w14:textId="77777777" w:rsidR="006D0075" w:rsidRDefault="009A2A7B" w:rsidP="009A2A7B">
      <w:pPr>
        <w:spacing w:after="0"/>
      </w:pPr>
      <w:r>
        <w:t xml:space="preserve">Quotation marks </w:t>
      </w:r>
    </w:p>
    <w:p w14:paraId="0802A110" w14:textId="2221AED5" w:rsidR="006D0075" w:rsidRDefault="009A2A7B" w:rsidP="006D0075">
      <w:pPr>
        <w:pStyle w:val="ListParagraph"/>
        <w:numPr>
          <w:ilvl w:val="0"/>
          <w:numId w:val="35"/>
        </w:numPr>
        <w:spacing w:after="0"/>
      </w:pPr>
      <w:r>
        <w:t xml:space="preserve">Use double quotation marks, except for headlines and quotes within a quote, which use single quotation marks. </w:t>
      </w:r>
    </w:p>
    <w:p w14:paraId="04E18175" w14:textId="180BECB9" w:rsidR="006D0075" w:rsidRDefault="009A2A7B" w:rsidP="006D0075">
      <w:pPr>
        <w:pStyle w:val="ListParagraph"/>
        <w:numPr>
          <w:ilvl w:val="0"/>
          <w:numId w:val="35"/>
        </w:numPr>
        <w:spacing w:after="0"/>
      </w:pPr>
      <w:r>
        <w:t xml:space="preserve">Periods and commas go inside closing quotation marks. </w:t>
      </w:r>
    </w:p>
    <w:p w14:paraId="0423D0E0" w14:textId="3B45C0F2" w:rsidR="006D0075" w:rsidRDefault="009A2A7B" w:rsidP="006D0075">
      <w:pPr>
        <w:pStyle w:val="ListParagraph"/>
        <w:numPr>
          <w:ilvl w:val="0"/>
          <w:numId w:val="35"/>
        </w:numPr>
        <w:spacing w:after="0"/>
      </w:pPr>
      <w:r>
        <w:t>Colons and semicolons go outside closing quotation marks.</w:t>
      </w:r>
    </w:p>
    <w:p w14:paraId="2A8AB379" w14:textId="1BA89C8C" w:rsidR="009A2A7B" w:rsidRDefault="009A2A7B" w:rsidP="006D0075">
      <w:pPr>
        <w:pStyle w:val="ListParagraph"/>
        <w:numPr>
          <w:ilvl w:val="0"/>
          <w:numId w:val="35"/>
        </w:numPr>
        <w:spacing w:after="0"/>
      </w:pPr>
      <w:r>
        <w:t>Use opening double quotation marks at the beginning of each paragraph</w:t>
      </w:r>
      <w:r w:rsidR="006D0075">
        <w:t xml:space="preserve"> and u</w:t>
      </w:r>
      <w:r>
        <w:t>se a closing double quotation mark only at the end of the last paragraph of the quoted remarks.</w:t>
      </w:r>
    </w:p>
    <w:p w14:paraId="3AFC7F25" w14:textId="77777777" w:rsidR="00B23385" w:rsidRPr="009A2A7B" w:rsidRDefault="00B23385" w:rsidP="4A89CA6C">
      <w:pPr>
        <w:spacing w:after="0"/>
      </w:pPr>
    </w:p>
    <w:p w14:paraId="6EFF67E0" w14:textId="0DBFF66A" w:rsidR="15BB01A9" w:rsidRDefault="15BB01A9" w:rsidP="6218DACD">
      <w:pPr>
        <w:pStyle w:val="Heading4"/>
      </w:pPr>
      <w:r w:rsidRPr="6218DACD">
        <w:t>Capitalization</w:t>
      </w:r>
    </w:p>
    <w:p w14:paraId="3BA7ED80" w14:textId="7CBB7569" w:rsidR="6218DACD" w:rsidRDefault="6218DACD" w:rsidP="6218DACD">
      <w:pPr>
        <w:spacing w:after="0"/>
      </w:pPr>
    </w:p>
    <w:p w14:paraId="1B2B937E" w14:textId="0FC57FDA" w:rsidR="3E6C49EB" w:rsidRDefault="46200E5D" w:rsidP="004B6589">
      <w:pPr>
        <w:pStyle w:val="ListParagraph"/>
        <w:numPr>
          <w:ilvl w:val="0"/>
          <w:numId w:val="4"/>
        </w:numPr>
        <w:spacing w:after="0"/>
        <w:ind w:left="360"/>
      </w:pPr>
      <w:r>
        <w:t>For headlines, use title case capitalization: capitalize all words except for articles,</w:t>
      </w:r>
      <w:r w:rsidR="004D0F14">
        <w:t xml:space="preserve"> conjunctions, and prepositions,</w:t>
      </w:r>
      <w:r>
        <w:t xml:space="preserve"> unless the article begins the sentence.</w:t>
      </w:r>
    </w:p>
    <w:p w14:paraId="4A1BA6EE" w14:textId="6C6BE90B" w:rsidR="6218DACD" w:rsidRDefault="6218DACD" w:rsidP="6218DACD">
      <w:pPr>
        <w:pStyle w:val="pf0"/>
        <w:rPr>
          <w:i/>
          <w:iCs/>
        </w:rPr>
      </w:pPr>
    </w:p>
    <w:p w14:paraId="1E8A6295" w14:textId="77777777" w:rsidR="004D0F14" w:rsidRDefault="46200E5D" w:rsidP="004D0F14">
      <w:pPr>
        <w:pStyle w:val="pf0"/>
        <w:rPr>
          <w:rStyle w:val="cf01"/>
        </w:rPr>
      </w:pPr>
      <w:r w:rsidRPr="5C52A293">
        <w:rPr>
          <w:i/>
          <w:iCs/>
        </w:rPr>
        <w:t>Example</w:t>
      </w:r>
      <w:r>
        <w:t xml:space="preserve">: </w:t>
      </w:r>
    </w:p>
    <w:p w14:paraId="47F37C91" w14:textId="77777777" w:rsidR="004D0F14" w:rsidRDefault="004D0F14" w:rsidP="004D0F14">
      <w:pPr>
        <w:pStyle w:val="pf0"/>
        <w:rPr>
          <w:rFonts w:ascii="Arial" w:hAnsi="Arial" w:cs="Arial"/>
          <w:sz w:val="20"/>
          <w:szCs w:val="20"/>
        </w:rPr>
      </w:pPr>
      <w:r w:rsidRPr="5C52A293">
        <w:rPr>
          <w:rStyle w:val="cf01"/>
        </w:rPr>
        <w:t>We Love Hiking the Trail at Night in Both Winter and Summer</w:t>
      </w:r>
    </w:p>
    <w:p w14:paraId="606C1351" w14:textId="5F25480C" w:rsidR="46200E5D" w:rsidRDefault="46200E5D" w:rsidP="004B6589">
      <w:pPr>
        <w:pStyle w:val="ListParagraph"/>
        <w:spacing w:after="0"/>
        <w:ind w:left="360"/>
      </w:pPr>
    </w:p>
    <w:p w14:paraId="020451A2" w14:textId="2F25D791" w:rsidR="3E6C49EB" w:rsidRDefault="3E6C49EB" w:rsidP="47B2F84A">
      <w:pPr>
        <w:spacing w:after="0"/>
      </w:pPr>
    </w:p>
    <w:p w14:paraId="55B7BB76" w14:textId="1E7B5903" w:rsidR="3E6C49EB" w:rsidRDefault="46200E5D" w:rsidP="004B6589">
      <w:pPr>
        <w:pStyle w:val="ListParagraph"/>
        <w:numPr>
          <w:ilvl w:val="0"/>
          <w:numId w:val="4"/>
        </w:numPr>
        <w:spacing w:after="0"/>
        <w:ind w:left="360"/>
      </w:pPr>
      <w:r>
        <w:t>For subheads, use sentence case capitalization: capitalize only the first letter of the first word and other words that require capitalization on their own.</w:t>
      </w:r>
    </w:p>
    <w:p w14:paraId="2B2B8777" w14:textId="61CE41DD" w:rsidR="46200E5D" w:rsidRDefault="46200E5D" w:rsidP="004B6589">
      <w:pPr>
        <w:pStyle w:val="ListParagraph"/>
        <w:spacing w:after="0"/>
        <w:ind w:left="360"/>
      </w:pPr>
      <w:r w:rsidRPr="47B2F84A">
        <w:rPr>
          <w:i/>
          <w:iCs/>
        </w:rPr>
        <w:t>Example</w:t>
      </w:r>
      <w:r w:rsidRPr="47B2F84A">
        <w:t>: We love hiking the Trail</w:t>
      </w:r>
    </w:p>
    <w:p w14:paraId="0EC7B066" w14:textId="12939E78" w:rsidR="3E6C49EB" w:rsidRDefault="3E6C49EB" w:rsidP="3E6C49EB">
      <w:pPr>
        <w:spacing w:after="0"/>
      </w:pPr>
    </w:p>
    <w:p w14:paraId="0FB78278" w14:textId="29DFC6B7" w:rsidR="004A22C9" w:rsidRDefault="004A22C9" w:rsidP="004B6589">
      <w:pPr>
        <w:pStyle w:val="ListParagraph"/>
        <w:numPr>
          <w:ilvl w:val="0"/>
          <w:numId w:val="4"/>
        </w:numPr>
        <w:spacing w:after="0"/>
        <w:ind w:left="360"/>
      </w:pPr>
      <w:r>
        <w:t>Capitalize</w:t>
      </w:r>
      <w:r w:rsidR="004D0F14">
        <w:t xml:space="preserve"> </w:t>
      </w:r>
      <w:r>
        <w:t>the first letter of</w:t>
      </w:r>
      <w:r w:rsidR="004D0F14">
        <w:t xml:space="preserve"> </w:t>
      </w:r>
      <w:r>
        <w:t>all proper names, the names of departments and agencies of national</w:t>
      </w:r>
      <w:r w:rsidR="004D0F14">
        <w:t>, provincial, territorial and municipal</w:t>
      </w:r>
      <w:r>
        <w:t xml:space="preserve"> governments, trade names, names of associations, companies, clubs, religions, languages, races, places, addresses. Otherwise, lowercase is preferred.</w:t>
      </w:r>
    </w:p>
    <w:p w14:paraId="1079F0D8" w14:textId="77777777" w:rsidR="004A22C9" w:rsidRDefault="004A22C9" w:rsidP="4A89CA6C">
      <w:pPr>
        <w:pStyle w:val="ListParagraph"/>
        <w:spacing w:after="0"/>
        <w:ind w:left="360"/>
      </w:pPr>
      <w:r w:rsidRPr="4A89CA6C">
        <w:rPr>
          <w:i/>
          <w:iCs/>
        </w:rPr>
        <w:t>Examples</w:t>
      </w:r>
      <w:r w:rsidRPr="4A89CA6C">
        <w:t xml:space="preserve">: Destination Canada, Transports Quebec, RBC Royal Bank, Christianity, French, Saint Catherine Street.  </w:t>
      </w:r>
    </w:p>
    <w:p w14:paraId="1FC39945" w14:textId="77777777" w:rsidR="004A22C9" w:rsidRPr="004A22C9" w:rsidRDefault="004A22C9" w:rsidP="4A89CA6C">
      <w:pPr>
        <w:pStyle w:val="ListParagraph"/>
        <w:spacing w:after="0"/>
        <w:ind w:left="360"/>
      </w:pPr>
    </w:p>
    <w:p w14:paraId="2CFB98AA" w14:textId="77777777" w:rsidR="004A22C9" w:rsidRPr="004A22C9" w:rsidRDefault="004A22C9" w:rsidP="004A22C9">
      <w:pPr>
        <w:pStyle w:val="ListParagraph"/>
        <w:numPr>
          <w:ilvl w:val="0"/>
          <w:numId w:val="4"/>
        </w:numPr>
        <w:spacing w:after="0"/>
        <w:ind w:left="360"/>
        <w:rPr>
          <w:lang w:val="en-US"/>
        </w:rPr>
      </w:pPr>
      <w:r w:rsidRPr="4A89CA6C">
        <w:t>The first letters of formal titles directly preceding a name are capitalized.</w:t>
      </w:r>
    </w:p>
    <w:p w14:paraId="6B27DC1D" w14:textId="77777777" w:rsidR="004D0F14" w:rsidRDefault="004A22C9" w:rsidP="004B6589">
      <w:pPr>
        <w:spacing w:after="0"/>
        <w:ind w:left="360"/>
      </w:pPr>
      <w:r w:rsidRPr="5C52A293">
        <w:rPr>
          <w:i/>
          <w:iCs/>
        </w:rPr>
        <w:t>Examples</w:t>
      </w:r>
      <w:r>
        <w:t xml:space="preserve">: Prime Minister Justin Trudeau, </w:t>
      </w:r>
      <w:r w:rsidR="00A56B6E">
        <w:t>Governor General Mary Simon</w:t>
      </w:r>
      <w:r>
        <w:t xml:space="preserve">. </w:t>
      </w:r>
    </w:p>
    <w:p w14:paraId="0DFF1496" w14:textId="01D889B7" w:rsidR="004A22C9" w:rsidRDefault="004A22C9" w:rsidP="004B6589">
      <w:pPr>
        <w:spacing w:after="0"/>
        <w:ind w:left="360"/>
      </w:pPr>
      <w:r w:rsidRPr="4A89CA6C">
        <w:t xml:space="preserve">They are lowercased standing alone and in plural uses: the prime minister, the </w:t>
      </w:r>
      <w:r w:rsidR="00A56B6E">
        <w:t>governor general</w:t>
      </w:r>
      <w:r w:rsidRPr="4A89CA6C">
        <w:t>, premiers François Legault and Doug Ford.</w:t>
      </w:r>
    </w:p>
    <w:p w14:paraId="34CE0A41" w14:textId="77777777" w:rsidR="004A22C9" w:rsidRDefault="004A22C9" w:rsidP="4A89CA6C">
      <w:pPr>
        <w:pStyle w:val="ListParagraph"/>
        <w:spacing w:after="0"/>
        <w:ind w:left="360"/>
      </w:pPr>
    </w:p>
    <w:p w14:paraId="6B45AE14" w14:textId="00DD347C" w:rsidR="00805C35" w:rsidRPr="004B6589" w:rsidRDefault="004A22C9" w:rsidP="004A22C9">
      <w:pPr>
        <w:pStyle w:val="ListParagraph"/>
        <w:numPr>
          <w:ilvl w:val="0"/>
          <w:numId w:val="4"/>
        </w:numPr>
        <w:spacing w:after="0"/>
        <w:ind w:left="360"/>
        <w:rPr>
          <w:lang w:val="en-US"/>
        </w:rPr>
      </w:pPr>
      <w:commentRangeStart w:id="6"/>
      <w:commentRangeStart w:id="7"/>
      <w:commentRangeStart w:id="8"/>
      <w:r>
        <w:t>Long</w:t>
      </w:r>
      <w:commentRangeEnd w:id="6"/>
      <w:r>
        <w:rPr>
          <w:rStyle w:val="CommentReference"/>
        </w:rPr>
        <w:commentReference w:id="6"/>
      </w:r>
      <w:commentRangeEnd w:id="7"/>
      <w:r>
        <w:rPr>
          <w:rStyle w:val="CommentReference"/>
        </w:rPr>
        <w:commentReference w:id="7"/>
      </w:r>
      <w:commentRangeEnd w:id="8"/>
      <w:r>
        <w:rPr>
          <w:rStyle w:val="CommentReference"/>
        </w:rPr>
        <w:commentReference w:id="8"/>
      </w:r>
      <w:r>
        <w:t xml:space="preserve">, cumbersome titles/job descriptions should be set off with commas, </w:t>
      </w:r>
      <w:r w:rsidR="004D0F14">
        <w:t xml:space="preserve">and </w:t>
      </w:r>
      <w:r>
        <w:t xml:space="preserve">the first letters </w:t>
      </w:r>
      <w:r w:rsidR="00321489">
        <w:t>are</w:t>
      </w:r>
      <w:r>
        <w:t xml:space="preserve"> capitalized</w:t>
      </w:r>
      <w:r w:rsidR="00321489">
        <w:t xml:space="preserve"> (note that this deviates from CP Style).</w:t>
      </w:r>
    </w:p>
    <w:p w14:paraId="3209AE33" w14:textId="426DEF13" w:rsidR="004A22C9" w:rsidRPr="004B6589" w:rsidRDefault="00805C35" w:rsidP="004B6589">
      <w:pPr>
        <w:pStyle w:val="ListParagraph"/>
        <w:spacing w:after="0"/>
        <w:ind w:left="360"/>
        <w:rPr>
          <w:lang w:val="en-US"/>
        </w:rPr>
      </w:pPr>
      <w:r w:rsidRPr="004B6589">
        <w:rPr>
          <w:i/>
          <w:iCs/>
        </w:rPr>
        <w:lastRenderedPageBreak/>
        <w:t>Examples</w:t>
      </w:r>
      <w:r>
        <w:t>:</w:t>
      </w:r>
      <w:r w:rsidR="004A22C9" w:rsidRPr="5E9717C1">
        <w:t xml:space="preserve"> Jean Dubois, </w:t>
      </w:r>
      <w:r w:rsidR="00321489">
        <w:t>E</w:t>
      </w:r>
      <w:r w:rsidR="004A22C9" w:rsidRPr="5E9717C1">
        <w:t xml:space="preserve">nergy, </w:t>
      </w:r>
      <w:r w:rsidR="00321489">
        <w:t>M</w:t>
      </w:r>
      <w:r w:rsidR="004A22C9" w:rsidRPr="5E9717C1">
        <w:t xml:space="preserve">ines and </w:t>
      </w:r>
      <w:r w:rsidR="00321489">
        <w:t>R</w:t>
      </w:r>
      <w:r w:rsidR="004A22C9" w:rsidRPr="5E9717C1">
        <w:t xml:space="preserve">esources </w:t>
      </w:r>
      <w:r w:rsidR="00321489">
        <w:t>M</w:t>
      </w:r>
      <w:r w:rsidR="004A22C9" w:rsidRPr="5E9717C1">
        <w:t>inister, attended. OR: The Right Honourable Justin Trudeau, Prime Minister of Canada, attended.</w:t>
      </w:r>
    </w:p>
    <w:p w14:paraId="078C2BEF" w14:textId="77777777" w:rsidR="00805C35" w:rsidRDefault="00805C35" w:rsidP="004B6589">
      <w:pPr>
        <w:pStyle w:val="ListParagraph"/>
        <w:spacing w:after="0"/>
        <w:ind w:left="360"/>
        <w:rPr>
          <w:lang w:val="en-US"/>
        </w:rPr>
      </w:pPr>
    </w:p>
    <w:p w14:paraId="41365265" w14:textId="0393BB57" w:rsidR="00805C35" w:rsidRPr="004B6589" w:rsidRDefault="004A22C9" w:rsidP="004A22C9">
      <w:pPr>
        <w:pStyle w:val="ListParagraph"/>
        <w:numPr>
          <w:ilvl w:val="0"/>
          <w:numId w:val="4"/>
        </w:numPr>
        <w:spacing w:after="0"/>
        <w:ind w:left="360"/>
        <w:rPr>
          <w:lang w:val="en-US"/>
        </w:rPr>
      </w:pPr>
      <w:r>
        <w:t>The first letters of T</w:t>
      </w:r>
      <w:r w:rsidR="004D0F14">
        <w:t>rans Canada Trail</w:t>
      </w:r>
      <w:r>
        <w:t xml:space="preserve"> job titles are uppercased</w:t>
      </w:r>
      <w:r w:rsidR="00805C35">
        <w:t>.</w:t>
      </w:r>
    </w:p>
    <w:p w14:paraId="5AC2C8AA" w14:textId="67F638DA" w:rsidR="004A22C9" w:rsidRPr="004A22C9" w:rsidRDefault="00805C35" w:rsidP="004B6589">
      <w:pPr>
        <w:pStyle w:val="ListParagraph"/>
        <w:spacing w:after="0"/>
        <w:ind w:left="360"/>
        <w:rPr>
          <w:lang w:val="en-US"/>
        </w:rPr>
      </w:pPr>
      <w:r w:rsidRPr="1CB1DA6A">
        <w:rPr>
          <w:i/>
          <w:iCs/>
        </w:rPr>
        <w:t>Examples</w:t>
      </w:r>
      <w:r>
        <w:t xml:space="preserve">: </w:t>
      </w:r>
      <w:r w:rsidR="004A22C9">
        <w:t>CEO, Vice-President, Communications &amp; Marketing.</w:t>
      </w:r>
    </w:p>
    <w:p w14:paraId="62EBF3C5" w14:textId="77777777" w:rsidR="004A22C9" w:rsidRDefault="004A22C9" w:rsidP="4A89CA6C">
      <w:pPr>
        <w:pStyle w:val="ListParagraph"/>
        <w:spacing w:after="0"/>
        <w:ind w:left="0"/>
      </w:pPr>
    </w:p>
    <w:p w14:paraId="5FDB3AFC" w14:textId="2BCC8068" w:rsidR="42486BE8" w:rsidRDefault="42486BE8" w:rsidP="6218DACD">
      <w:pPr>
        <w:pStyle w:val="Heading4"/>
      </w:pPr>
      <w:r w:rsidRPr="6218DACD">
        <w:t>Geography</w:t>
      </w:r>
    </w:p>
    <w:p w14:paraId="39C737FE" w14:textId="38724CB0" w:rsidR="6218DACD" w:rsidRDefault="6218DACD" w:rsidP="6218DACD">
      <w:pPr>
        <w:pStyle w:val="ListParagraph"/>
        <w:spacing w:after="0"/>
        <w:ind w:left="0"/>
      </w:pPr>
    </w:p>
    <w:p w14:paraId="7B8FC755" w14:textId="7D8084A4" w:rsidR="004A22C9" w:rsidRPr="004B6589" w:rsidRDefault="004A22C9" w:rsidP="004A22C9">
      <w:pPr>
        <w:pStyle w:val="ListParagraph"/>
        <w:numPr>
          <w:ilvl w:val="0"/>
          <w:numId w:val="6"/>
        </w:numPr>
        <w:spacing w:after="0"/>
        <w:rPr>
          <w:lang w:val="en-US"/>
        </w:rPr>
      </w:pPr>
      <w:r>
        <w:t>The first letters of specific geographical regions and features are capitalized</w:t>
      </w:r>
      <w:r w:rsidR="00F71FAB">
        <w:t xml:space="preserve">: </w:t>
      </w:r>
      <w:r>
        <w:t>Western Canada, the Far North, Lake Superior, Niagara Peninsula. But northern, southern, eastern and western are generally lowercase</w:t>
      </w:r>
      <w:r w:rsidR="00F71FAB">
        <w:t xml:space="preserve">: </w:t>
      </w:r>
      <w:r>
        <w:t>a western Canadian, eastern customs, a southerner.</w:t>
      </w:r>
    </w:p>
    <w:p w14:paraId="21399FE3" w14:textId="77777777" w:rsidR="00A1798D" w:rsidRDefault="00A1798D" w:rsidP="004B6589">
      <w:pPr>
        <w:pStyle w:val="ListParagraph"/>
        <w:spacing w:after="0"/>
        <w:ind w:left="360"/>
        <w:rPr>
          <w:lang w:val="en-US"/>
        </w:rPr>
      </w:pPr>
    </w:p>
    <w:p w14:paraId="7FDAD2F0" w14:textId="0C6E09C7" w:rsidR="004A22C9" w:rsidRPr="004B6589" w:rsidRDefault="004A22C9" w:rsidP="004A22C9">
      <w:pPr>
        <w:pStyle w:val="ListParagraph"/>
        <w:numPr>
          <w:ilvl w:val="0"/>
          <w:numId w:val="6"/>
        </w:numPr>
        <w:spacing w:after="0"/>
        <w:rPr>
          <w:lang w:val="en-US"/>
        </w:rPr>
      </w:pPr>
      <w:r>
        <w:t>When referring to a specific ocean,</w:t>
      </w:r>
      <w:r w:rsidR="003C6D31">
        <w:t xml:space="preserve"> the</w:t>
      </w:r>
      <w:r>
        <w:t xml:space="preserve"> first letters of both words are uppercased: Atlantic Ocean, Pacific Ocean. However, when referring to two or more, oceans is lowercased: Atlantic, Arctic and Pacific oceans</w:t>
      </w:r>
      <w:r w:rsidR="00A1798D">
        <w:t>.</w:t>
      </w:r>
    </w:p>
    <w:p w14:paraId="34402371" w14:textId="77777777" w:rsidR="00A1798D" w:rsidRPr="00A1798D" w:rsidRDefault="00A1798D" w:rsidP="004B6589">
      <w:pPr>
        <w:spacing w:after="0"/>
        <w:rPr>
          <w:lang w:val="en-US"/>
        </w:rPr>
      </w:pPr>
    </w:p>
    <w:p w14:paraId="11EF6D79" w14:textId="07A22D01" w:rsidR="219A9399" w:rsidRDefault="219A9399" w:rsidP="4C6A22FE">
      <w:pPr>
        <w:pStyle w:val="ListParagraph"/>
        <w:numPr>
          <w:ilvl w:val="0"/>
          <w:numId w:val="6"/>
        </w:numPr>
        <w:spacing w:after="0"/>
        <w:rPr>
          <w:lang w:val="en-US"/>
        </w:rPr>
      </w:pPr>
      <w:r>
        <w:t>T</w:t>
      </w:r>
      <w:r w:rsidR="00F71FAB">
        <w:t>rans Canada Trail</w:t>
      </w:r>
      <w:r>
        <w:t xml:space="preserve"> uses the metric system (kilometres, metres, centimetres). </w:t>
      </w:r>
    </w:p>
    <w:p w14:paraId="468BD00A" w14:textId="77777777" w:rsidR="00A1798D" w:rsidRPr="004B6589" w:rsidRDefault="00A1798D" w:rsidP="004B6589">
      <w:pPr>
        <w:pStyle w:val="ListParagraph"/>
        <w:spacing w:after="0"/>
        <w:ind w:left="360"/>
        <w:rPr>
          <w:rFonts w:eastAsiaTheme="minorEastAsia"/>
        </w:rPr>
      </w:pPr>
    </w:p>
    <w:p w14:paraId="4ED19B32" w14:textId="3C2A732F" w:rsidR="00A1798D" w:rsidRDefault="1F1FC62A" w:rsidP="3822F06E">
      <w:pPr>
        <w:pStyle w:val="ListParagraph"/>
        <w:numPr>
          <w:ilvl w:val="0"/>
          <w:numId w:val="6"/>
        </w:numPr>
        <w:spacing w:after="0"/>
        <w:rPr>
          <w:rFonts w:eastAsiaTheme="minorEastAsia"/>
        </w:rPr>
      </w:pPr>
      <w:commentRangeStart w:id="10"/>
      <w:commentRangeStart w:id="11"/>
      <w:r>
        <w:t>When referring to the one of the directional starting points of the Trail</w:t>
      </w:r>
      <w:r w:rsidR="00F71FAB">
        <w:t>,</w:t>
      </w:r>
      <w:r>
        <w:t xml:space="preserve"> we use </w:t>
      </w:r>
      <w:r w:rsidR="14D3120B">
        <w:t>“</w:t>
      </w:r>
      <w:r w:rsidR="00B23385">
        <w:t>Point</w:t>
      </w:r>
      <w:r>
        <w:t xml:space="preserve"> Zero</w:t>
      </w:r>
      <w:r w:rsidR="00C65D28">
        <w:t>.</w:t>
      </w:r>
      <w:r>
        <w:t xml:space="preserve">” If precisely describing one of the specific locations we use </w:t>
      </w:r>
      <w:r w:rsidR="2FAFE9DD">
        <w:t>“</w:t>
      </w:r>
      <w:r w:rsidR="00B23385">
        <w:t>Point</w:t>
      </w:r>
      <w:r>
        <w:t xml:space="preserve"> Zero East</w:t>
      </w:r>
      <w:r w:rsidR="1FDABF6F">
        <w:t>”</w:t>
      </w:r>
      <w:r>
        <w:t xml:space="preserve"> (for Cape Spear, NL) </w:t>
      </w:r>
      <w:r w:rsidR="00C65D28">
        <w:t>—</w:t>
      </w:r>
      <w:r>
        <w:t>or West or North, as</w:t>
      </w:r>
      <w:r w:rsidR="1D1976C2">
        <w:t xml:space="preserve"> appropriate</w:t>
      </w:r>
      <w:r>
        <w:t>.</w:t>
      </w:r>
      <w:commentRangeEnd w:id="10"/>
      <w:r>
        <w:rPr>
          <w:rStyle w:val="CommentReference"/>
        </w:rPr>
        <w:commentReference w:id="10"/>
      </w:r>
      <w:commentRangeEnd w:id="11"/>
      <w:r>
        <w:rPr>
          <w:rStyle w:val="CommentReference"/>
        </w:rPr>
        <w:commentReference w:id="11"/>
      </w:r>
    </w:p>
    <w:p w14:paraId="22B5D5F5" w14:textId="77777777" w:rsidR="00A1798D" w:rsidRDefault="00A1798D" w:rsidP="004B6589">
      <w:pPr>
        <w:pStyle w:val="ListParagraph"/>
        <w:spacing w:after="0"/>
        <w:ind w:left="360"/>
      </w:pPr>
    </w:p>
    <w:p w14:paraId="3D488355" w14:textId="776379B7" w:rsidR="004A22C9" w:rsidRDefault="219A9399" w:rsidP="00A1798D">
      <w:pPr>
        <w:pStyle w:val="ListParagraph"/>
        <w:numPr>
          <w:ilvl w:val="0"/>
          <w:numId w:val="6"/>
        </w:numPr>
        <w:spacing w:after="0"/>
      </w:pPr>
      <w:r>
        <w:t xml:space="preserve">Write </w:t>
      </w:r>
      <w:r w:rsidR="2CC006A8">
        <w:t>“</w:t>
      </w:r>
      <w:r>
        <w:t>in Prince Edward Island</w:t>
      </w:r>
      <w:r w:rsidR="00B23385">
        <w:t>,</w:t>
      </w:r>
      <w:r w:rsidR="3D87B4DC">
        <w:t>”</w:t>
      </w:r>
      <w:r>
        <w:t xml:space="preserve"> not </w:t>
      </w:r>
      <w:r w:rsidR="4A308F86">
        <w:t>“</w:t>
      </w:r>
      <w:r>
        <w:t>on</w:t>
      </w:r>
      <w:r w:rsidR="00C65D28">
        <w:t>.</w:t>
      </w:r>
      <w:r w:rsidR="27257352">
        <w:t>”</w:t>
      </w:r>
    </w:p>
    <w:p w14:paraId="66A07E89" w14:textId="77777777" w:rsidR="00F71FAB" w:rsidRDefault="00F71FAB" w:rsidP="5C52A293">
      <w:pPr>
        <w:pStyle w:val="ListParagraph"/>
      </w:pPr>
    </w:p>
    <w:p w14:paraId="276B9E31" w14:textId="0544DA22" w:rsidR="00F71FAB" w:rsidRDefault="00F71FAB" w:rsidP="00A1798D">
      <w:pPr>
        <w:pStyle w:val="ListParagraph"/>
        <w:numPr>
          <w:ilvl w:val="0"/>
          <w:numId w:val="6"/>
        </w:numPr>
        <w:spacing w:after="0"/>
      </w:pPr>
      <w:r>
        <w:t>Write “the Yukon,” not “Yukon.”</w:t>
      </w:r>
    </w:p>
    <w:p w14:paraId="6D98A12B" w14:textId="77777777" w:rsidR="004A22C9" w:rsidRDefault="004A22C9" w:rsidP="4A89CA6C">
      <w:pPr>
        <w:pStyle w:val="ListParagraph"/>
        <w:spacing w:after="0"/>
        <w:ind w:left="0"/>
      </w:pPr>
    </w:p>
    <w:p w14:paraId="64591959" w14:textId="39797F55" w:rsidR="02A84AEA" w:rsidRDefault="02A84AEA" w:rsidP="6218DACD">
      <w:pPr>
        <w:pStyle w:val="Heading4"/>
      </w:pPr>
      <w:r w:rsidRPr="6218DACD">
        <w:t>French names and places</w:t>
      </w:r>
    </w:p>
    <w:p w14:paraId="6209BB9E" w14:textId="242E5B30" w:rsidR="004A22C9" w:rsidRDefault="098C123F" w:rsidP="1CB1DA6A">
      <w:pPr>
        <w:pStyle w:val="ListParagraph"/>
        <w:numPr>
          <w:ilvl w:val="0"/>
          <w:numId w:val="9"/>
        </w:numPr>
        <w:spacing w:after="0"/>
        <w:rPr>
          <w:lang w:val="en-US"/>
        </w:rPr>
      </w:pPr>
      <w:r>
        <w:t xml:space="preserve">Whenever possible, use accents on French proper names (place names or the name of a person) and in the rare instances when French common words are not translated into English: Jean Chrétien, </w:t>
      </w:r>
      <w:proofErr w:type="spellStart"/>
      <w:r>
        <w:t>L’Actualité</w:t>
      </w:r>
      <w:proofErr w:type="spellEnd"/>
      <w:r>
        <w:t>, Trois-Rivières, Fête Nationale, raison d’être.</w:t>
      </w:r>
    </w:p>
    <w:p w14:paraId="7D69F239" w14:textId="77777777" w:rsidR="004A22C9" w:rsidRDefault="004A22C9" w:rsidP="1CB1DA6A">
      <w:pPr>
        <w:pStyle w:val="ListParagraph"/>
        <w:spacing w:after="0"/>
        <w:ind w:left="360"/>
      </w:pPr>
    </w:p>
    <w:p w14:paraId="4C31BC69" w14:textId="06D944E0" w:rsidR="004A22C9" w:rsidRDefault="098C123F" w:rsidP="1CB1DA6A">
      <w:pPr>
        <w:pStyle w:val="ListParagraph"/>
        <w:spacing w:after="0"/>
        <w:ind w:left="360"/>
      </w:pPr>
      <w:r w:rsidRPr="5C52A293">
        <w:rPr>
          <w:i/>
          <w:iCs/>
        </w:rPr>
        <w:t>EXCEPTION</w:t>
      </w:r>
      <w:r>
        <w:t xml:space="preserve">: When writing in English, we don’t use accents on Quebec and Montreal, which have long-established names in English, unless they are part of a proper name: </w:t>
      </w:r>
      <w:r w:rsidRPr="5C52A293">
        <w:rPr>
          <w:i/>
          <w:iCs/>
        </w:rPr>
        <w:t>Le Journal de Montréal</w:t>
      </w:r>
      <w:r>
        <w:t xml:space="preserve">.  </w:t>
      </w:r>
    </w:p>
    <w:p w14:paraId="7E338016" w14:textId="77777777" w:rsidR="004A22C9" w:rsidRDefault="004A22C9" w:rsidP="1CB1DA6A">
      <w:pPr>
        <w:spacing w:after="0"/>
      </w:pPr>
    </w:p>
    <w:p w14:paraId="1125933B" w14:textId="1D88F5C9" w:rsidR="004A22C9" w:rsidRDefault="098C123F" w:rsidP="1CB1DA6A">
      <w:pPr>
        <w:pStyle w:val="ListParagraph"/>
        <w:numPr>
          <w:ilvl w:val="0"/>
          <w:numId w:val="9"/>
        </w:numPr>
        <w:spacing w:after="0"/>
        <w:rPr>
          <w:lang w:val="en-US"/>
        </w:rPr>
      </w:pPr>
      <w:r>
        <w:t>For French-language place names in Quebec, spell “saint” or “</w:t>
      </w:r>
      <w:proofErr w:type="spellStart"/>
      <w:r>
        <w:t>sainte</w:t>
      </w:r>
      <w:proofErr w:type="spellEnd"/>
      <w:r>
        <w:t>” according to the preference of the town: Saint-Jérôme, not St-Jérôme. When possible, retain accents except in the case of Montreal and Quebec.</w:t>
      </w:r>
    </w:p>
    <w:p w14:paraId="6859B210" w14:textId="77777777" w:rsidR="004A22C9" w:rsidRDefault="004A22C9" w:rsidP="1CB1DA6A">
      <w:pPr>
        <w:pStyle w:val="ListParagraph"/>
        <w:spacing w:after="0"/>
        <w:ind w:left="360"/>
        <w:rPr>
          <w:lang w:val="en-US"/>
        </w:rPr>
      </w:pPr>
    </w:p>
    <w:p w14:paraId="4AE520BF" w14:textId="4DE47890" w:rsidR="004A22C9" w:rsidRDefault="098C123F" w:rsidP="1CB1DA6A">
      <w:pPr>
        <w:pStyle w:val="ListParagraph"/>
        <w:numPr>
          <w:ilvl w:val="0"/>
          <w:numId w:val="9"/>
        </w:numPr>
        <w:spacing w:after="0"/>
        <w:rPr>
          <w:lang w:val="en-US"/>
        </w:rPr>
      </w:pPr>
      <w:r>
        <w:t xml:space="preserve">Do not hyphenate English place names in Quebec: East Broughton, Otterburn Park. Names preceded by the definite article (“le” or “la”) do not need a hyphen after the article: La Malbaie. </w:t>
      </w:r>
    </w:p>
    <w:p w14:paraId="47354629" w14:textId="7FF34D1E" w:rsidR="004A22C9" w:rsidRDefault="004A22C9" w:rsidP="4A89CA6C">
      <w:pPr>
        <w:pStyle w:val="ListParagraph"/>
        <w:spacing w:after="0"/>
        <w:ind w:left="0"/>
      </w:pPr>
    </w:p>
    <w:p w14:paraId="0FAC7623" w14:textId="367BFC5A" w:rsidR="1318B002" w:rsidRDefault="1318B002" w:rsidP="6218DACD">
      <w:pPr>
        <w:pStyle w:val="Heading4"/>
      </w:pPr>
      <w:r w:rsidRPr="6218DACD">
        <w:t>Politics and society</w:t>
      </w:r>
    </w:p>
    <w:p w14:paraId="48EFA2A2" w14:textId="5DA6FB09" w:rsidR="6218DACD" w:rsidRDefault="6218DACD" w:rsidP="6218DACD">
      <w:pPr>
        <w:pStyle w:val="ListParagraph"/>
        <w:spacing w:after="0"/>
        <w:ind w:left="0"/>
      </w:pPr>
    </w:p>
    <w:p w14:paraId="1957CB13" w14:textId="3C4CF14A" w:rsidR="004A22C9" w:rsidRDefault="004A22C9" w:rsidP="004A22C9">
      <w:pPr>
        <w:pStyle w:val="ListParagraph"/>
        <w:numPr>
          <w:ilvl w:val="0"/>
          <w:numId w:val="7"/>
        </w:numPr>
        <w:spacing w:after="0"/>
        <w:rPr>
          <w:lang w:val="en-US"/>
        </w:rPr>
      </w:pPr>
      <w:r>
        <w:lastRenderedPageBreak/>
        <w:t>First letters of ethnic groups, nationalities,</w:t>
      </w:r>
      <w:r w:rsidR="00F71FAB">
        <w:t xml:space="preserve"> </w:t>
      </w:r>
      <w:r>
        <w:t>etc. are capitalized: Indigenous, Asian, Arab, French-Canadian.</w:t>
      </w:r>
    </w:p>
    <w:p w14:paraId="18A2F9F4" w14:textId="6813594F" w:rsidR="004A22C9" w:rsidRDefault="219A9399" w:rsidP="4A89CA6C">
      <w:pPr>
        <w:pStyle w:val="ListParagraph"/>
        <w:spacing w:after="0"/>
        <w:ind w:left="360"/>
      </w:pPr>
      <w:r w:rsidRPr="5C52A293">
        <w:rPr>
          <w:b/>
          <w:bCs/>
        </w:rPr>
        <w:t>NB</w:t>
      </w:r>
      <w:r>
        <w:t>: When writing about Indigenous</w:t>
      </w:r>
      <w:r w:rsidR="00F71FAB">
        <w:t xml:space="preserve"> </w:t>
      </w:r>
      <w:r>
        <w:t>peoples, the</w:t>
      </w:r>
      <w:r w:rsidR="00F71FAB">
        <w:t xml:space="preserve"> </w:t>
      </w:r>
      <w:r>
        <w:t>first letter of Indigenous is capitalized.</w:t>
      </w:r>
      <w:r w:rsidR="00F71FAB">
        <w:t xml:space="preserve"> </w:t>
      </w:r>
      <w:r>
        <w:t>We recommend that Indigenous be used in all references, unless given specification by the community in question (they may prefer Aboriginal, First Nations, Métis,</w:t>
      </w:r>
      <w:r w:rsidR="00F71FAB">
        <w:t xml:space="preserve"> </w:t>
      </w:r>
      <w:r>
        <w:t xml:space="preserve">Inuit, etc.) For more guidance, </w:t>
      </w:r>
      <w:hyperlink r:id="rId14" w:anchor="firstnations" w:history="1">
        <w:commentRangeStart w:id="12"/>
        <w:commentRangeStart w:id="13"/>
        <w:r w:rsidR="00F71FAB" w:rsidRPr="5C52A293">
          <w:rPr>
            <w:rStyle w:val="Hyperlink"/>
          </w:rPr>
          <w:t>refer to this resource</w:t>
        </w:r>
        <w:commentRangeEnd w:id="12"/>
        <w:r>
          <w:rPr>
            <w:rStyle w:val="CommentReference"/>
          </w:rPr>
          <w:commentReference w:id="12"/>
        </w:r>
        <w:commentRangeEnd w:id="13"/>
        <w:r>
          <w:rPr>
            <w:rStyle w:val="CommentReference"/>
          </w:rPr>
          <w:commentReference w:id="13"/>
        </w:r>
      </w:hyperlink>
      <w:r w:rsidR="00F71FAB" w:rsidRPr="5C52A293">
        <w:rPr>
          <w:rStyle w:val="Hyperlink"/>
        </w:rPr>
        <w:t>.</w:t>
      </w:r>
    </w:p>
    <w:p w14:paraId="6807277D" w14:textId="77777777" w:rsidR="004345D5" w:rsidRPr="00D81A86" w:rsidRDefault="004345D5" w:rsidP="00D81A86">
      <w:pPr>
        <w:spacing w:after="0"/>
        <w:rPr>
          <w:lang w:val="en-US"/>
        </w:rPr>
      </w:pPr>
    </w:p>
    <w:p w14:paraId="6CCABC50" w14:textId="40853F55" w:rsidR="004A22C9" w:rsidRPr="004A22C9" w:rsidRDefault="004A22C9" w:rsidP="004A22C9">
      <w:pPr>
        <w:pStyle w:val="ListParagraph"/>
        <w:numPr>
          <w:ilvl w:val="0"/>
          <w:numId w:val="7"/>
        </w:numPr>
        <w:spacing w:after="0"/>
        <w:rPr>
          <w:lang w:val="en-US"/>
        </w:rPr>
      </w:pPr>
      <w:r>
        <w:t>First letters of</w:t>
      </w:r>
      <w:r w:rsidR="00F71FAB">
        <w:t xml:space="preserve"> </w:t>
      </w:r>
      <w:r>
        <w:t>names of national legislative bodies, including some short forms, are capitalized: House of Commons, the House, the Commons</w:t>
      </w:r>
      <w:r w:rsidR="00F71FAB">
        <w:t xml:space="preserve">. </w:t>
      </w:r>
      <w:r>
        <w:t xml:space="preserve">Provincial </w:t>
      </w:r>
      <w:r w:rsidR="00F71FAB">
        <w:t xml:space="preserve">and territorial </w:t>
      </w:r>
      <w:r>
        <w:t>legislatures and local councils are lowercased: Quebec national assembly, Toronto city council.</w:t>
      </w:r>
    </w:p>
    <w:p w14:paraId="0F8A00BD" w14:textId="77777777" w:rsidR="004345D5" w:rsidRPr="004B6589" w:rsidRDefault="004345D5" w:rsidP="004B6589">
      <w:pPr>
        <w:pStyle w:val="ListParagraph"/>
        <w:spacing w:after="0"/>
        <w:ind w:left="360"/>
        <w:rPr>
          <w:lang w:val="en-US"/>
        </w:rPr>
      </w:pPr>
    </w:p>
    <w:p w14:paraId="7647DD23" w14:textId="193B35C2" w:rsidR="004A22C9" w:rsidRPr="004A22C9" w:rsidRDefault="004A22C9" w:rsidP="004A22C9">
      <w:pPr>
        <w:pStyle w:val="ListParagraph"/>
        <w:numPr>
          <w:ilvl w:val="0"/>
          <w:numId w:val="7"/>
        </w:numPr>
        <w:spacing w:after="0"/>
        <w:rPr>
          <w:lang w:val="en-US"/>
        </w:rPr>
      </w:pPr>
      <w:r w:rsidRPr="4A89CA6C">
        <w:t>First letters of local government departments and boards are lowercased: parks and property department, Halifax welfare department.</w:t>
      </w:r>
    </w:p>
    <w:p w14:paraId="16811713" w14:textId="77777777" w:rsidR="004345D5" w:rsidRPr="004B6589" w:rsidRDefault="004345D5" w:rsidP="004B6589">
      <w:pPr>
        <w:pStyle w:val="ListParagraph"/>
        <w:spacing w:after="0"/>
        <w:ind w:left="360"/>
        <w:rPr>
          <w:lang w:val="en-US"/>
        </w:rPr>
      </w:pPr>
    </w:p>
    <w:p w14:paraId="1B24226D" w14:textId="746C3E9E" w:rsidR="004A22C9" w:rsidRDefault="004A22C9" w:rsidP="004A22C9">
      <w:pPr>
        <w:pStyle w:val="ListParagraph"/>
        <w:numPr>
          <w:ilvl w:val="0"/>
          <w:numId w:val="7"/>
        </w:numPr>
        <w:spacing w:after="0"/>
        <w:rPr>
          <w:lang w:val="en-US"/>
        </w:rPr>
      </w:pPr>
      <w:r>
        <w:t>First letters of</w:t>
      </w:r>
      <w:r w:rsidR="00F71FAB">
        <w:t xml:space="preserve"> </w:t>
      </w:r>
      <w:r>
        <w:t>Canada’s military forces are capitalized: Canadian Forces, the Royal Canadian Air Force.</w:t>
      </w:r>
    </w:p>
    <w:p w14:paraId="5997CC1D" w14:textId="77777777" w:rsidR="004A22C9" w:rsidRPr="004A22C9" w:rsidRDefault="004A22C9" w:rsidP="4A89CA6C">
      <w:pPr>
        <w:pStyle w:val="ListParagraph"/>
      </w:pPr>
    </w:p>
    <w:p w14:paraId="74F74407" w14:textId="0EEC2C57" w:rsidR="74374F99" w:rsidRDefault="74374F99" w:rsidP="6218DACD">
      <w:pPr>
        <w:pStyle w:val="Heading4"/>
      </w:pPr>
      <w:r w:rsidRPr="6218DACD">
        <w:t>Arts and culture</w:t>
      </w:r>
    </w:p>
    <w:p w14:paraId="734EF86A" w14:textId="057CB326" w:rsidR="004A22C9" w:rsidRDefault="004A22C9" w:rsidP="004A22C9">
      <w:pPr>
        <w:pStyle w:val="ListParagraph"/>
        <w:numPr>
          <w:ilvl w:val="0"/>
          <w:numId w:val="8"/>
        </w:numPr>
        <w:spacing w:after="0"/>
        <w:rPr>
          <w:lang w:val="en-US"/>
        </w:rPr>
      </w:pPr>
      <w:r>
        <w:t>First letters of historical periods,</w:t>
      </w:r>
      <w:r w:rsidR="1A469C35">
        <w:t xml:space="preserve"> special observances,</w:t>
      </w:r>
      <w:r>
        <w:t xml:space="preserve"> holy days and festivals are capitalized:</w:t>
      </w:r>
      <w:r w:rsidR="00F71FAB">
        <w:t xml:space="preserve"> </w:t>
      </w:r>
      <w:r>
        <w:t>Christmas Eve, Ramadan, Earth Day, Middle Ages</w:t>
      </w:r>
      <w:r w:rsidR="1FBAA513">
        <w:t>, International Day of Happiness</w:t>
      </w:r>
      <w:r>
        <w:t>.</w:t>
      </w:r>
    </w:p>
    <w:p w14:paraId="1C5547B6" w14:textId="77777777" w:rsidR="00FE18FD" w:rsidRPr="004B6589" w:rsidRDefault="00FE18FD" w:rsidP="004B6589">
      <w:pPr>
        <w:pStyle w:val="ListParagraph"/>
        <w:spacing w:after="0"/>
        <w:ind w:left="360"/>
        <w:rPr>
          <w:lang w:val="en-US"/>
        </w:rPr>
      </w:pPr>
    </w:p>
    <w:p w14:paraId="7F374896" w14:textId="28DAEA17" w:rsidR="004A22C9" w:rsidRDefault="219A9399" w:rsidP="004A22C9">
      <w:pPr>
        <w:pStyle w:val="ListParagraph"/>
        <w:numPr>
          <w:ilvl w:val="0"/>
          <w:numId w:val="8"/>
        </w:numPr>
        <w:spacing w:after="0"/>
        <w:rPr>
          <w:lang w:val="en-US"/>
        </w:rPr>
      </w:pPr>
      <w:r>
        <w:t>Titles of books, plays, movies, paintings, albums and the like</w:t>
      </w:r>
      <w:r w:rsidR="00F71FAB">
        <w:t xml:space="preserve"> </w:t>
      </w:r>
      <w:r>
        <w:t>are</w:t>
      </w:r>
      <w:r w:rsidR="00F71FAB">
        <w:t xml:space="preserve"> </w:t>
      </w:r>
      <w:r>
        <w:t xml:space="preserve">italicized, and first letters of principal words are capitalized: </w:t>
      </w:r>
      <w:r w:rsidRPr="5C52A293">
        <w:rPr>
          <w:i/>
          <w:iCs/>
        </w:rPr>
        <w:t>A Dictionary of Usage and Style</w:t>
      </w:r>
      <w:r>
        <w:t>,</w:t>
      </w:r>
      <w:r w:rsidRPr="5C52A293">
        <w:rPr>
          <w:i/>
          <w:iCs/>
        </w:rPr>
        <w:t xml:space="preserve"> </w:t>
      </w:r>
      <w:proofErr w:type="gramStart"/>
      <w:r w:rsidRPr="5C52A293">
        <w:rPr>
          <w:i/>
          <w:iCs/>
        </w:rPr>
        <w:t>Gone</w:t>
      </w:r>
      <w:proofErr w:type="gramEnd"/>
      <w:r w:rsidRPr="5C52A293">
        <w:rPr>
          <w:i/>
          <w:iCs/>
        </w:rPr>
        <w:t xml:space="preserve"> with the Wind</w:t>
      </w:r>
      <w:r>
        <w:t>,</w:t>
      </w:r>
      <w:r w:rsidRPr="5C52A293">
        <w:rPr>
          <w:i/>
          <w:iCs/>
        </w:rPr>
        <w:t xml:space="preserve"> Isle of the Dead</w:t>
      </w:r>
      <w:r>
        <w:t>.</w:t>
      </w:r>
    </w:p>
    <w:p w14:paraId="1F72F646" w14:textId="75EF2CF2" w:rsidR="00CD2351" w:rsidRDefault="00CD2351" w:rsidP="6218DACD">
      <w:pPr>
        <w:spacing w:after="0"/>
      </w:pPr>
    </w:p>
    <w:p w14:paraId="005C7507" w14:textId="1A89E022" w:rsidR="07DD5F4A" w:rsidRDefault="07DD5F4A" w:rsidP="6218DACD">
      <w:pPr>
        <w:pStyle w:val="Heading3"/>
      </w:pPr>
      <w:r>
        <w:t>Things to look out for</w:t>
      </w:r>
    </w:p>
    <w:p w14:paraId="08CE6F91" w14:textId="77777777" w:rsidR="00CD2351" w:rsidRPr="000E3706" w:rsidRDefault="00CD2351" w:rsidP="4A89CA6C">
      <w:pPr>
        <w:spacing w:after="0"/>
      </w:pPr>
    </w:p>
    <w:p w14:paraId="3DE20882" w14:textId="4B55FEA7" w:rsidR="662227F4" w:rsidRDefault="662227F4" w:rsidP="6218DACD">
      <w:pPr>
        <w:pStyle w:val="Heading4"/>
      </w:pPr>
      <w:r>
        <w:t>Grammatical errors</w:t>
      </w:r>
    </w:p>
    <w:p w14:paraId="6EB495F3" w14:textId="77777777" w:rsidR="004A22C9" w:rsidRPr="000E3706" w:rsidRDefault="004A22C9" w:rsidP="00CD2351">
      <w:pPr>
        <w:pStyle w:val="ListParagraph"/>
        <w:numPr>
          <w:ilvl w:val="0"/>
          <w:numId w:val="10"/>
        </w:numPr>
        <w:spacing w:after="0"/>
        <w:rPr>
          <w:lang w:val="en-US"/>
        </w:rPr>
      </w:pPr>
      <w:r>
        <w:t>Your = belongs to you, your bike; You’re = you are, you’re welcome</w:t>
      </w:r>
    </w:p>
    <w:p w14:paraId="7C12427F" w14:textId="77777777" w:rsidR="00FE18FD" w:rsidRPr="000E3706" w:rsidRDefault="00FE18FD" w:rsidP="004B6589">
      <w:pPr>
        <w:pStyle w:val="ListParagraph"/>
        <w:spacing w:after="0"/>
        <w:ind w:left="360"/>
        <w:rPr>
          <w:lang w:val="en-US"/>
        </w:rPr>
      </w:pPr>
    </w:p>
    <w:p w14:paraId="55D61A50" w14:textId="1E81FEA2" w:rsidR="004A22C9" w:rsidRPr="000E3706" w:rsidRDefault="004A22C9" w:rsidP="00CD2351">
      <w:pPr>
        <w:pStyle w:val="ListParagraph"/>
        <w:numPr>
          <w:ilvl w:val="0"/>
          <w:numId w:val="10"/>
        </w:numPr>
        <w:spacing w:after="0"/>
        <w:rPr>
          <w:lang w:val="en-US"/>
        </w:rPr>
      </w:pPr>
      <w:r>
        <w:t>Its = belongs to it, its fur; It’s = it is, it’s wonderful</w:t>
      </w:r>
    </w:p>
    <w:p w14:paraId="7A8899A8" w14:textId="77777777" w:rsidR="00FE18FD" w:rsidRPr="000E3706" w:rsidRDefault="00FE18FD" w:rsidP="004B6589">
      <w:pPr>
        <w:pStyle w:val="ListParagraph"/>
        <w:spacing w:after="0"/>
        <w:ind w:left="360"/>
        <w:rPr>
          <w:lang w:val="en-US"/>
        </w:rPr>
      </w:pPr>
    </w:p>
    <w:p w14:paraId="12871A57" w14:textId="3254CEA7" w:rsidR="004A22C9" w:rsidRPr="000E3706" w:rsidRDefault="004A22C9" w:rsidP="00CD2351">
      <w:pPr>
        <w:pStyle w:val="ListParagraph"/>
        <w:numPr>
          <w:ilvl w:val="0"/>
          <w:numId w:val="10"/>
        </w:numPr>
        <w:spacing w:after="0"/>
        <w:rPr>
          <w:lang w:val="en-US"/>
        </w:rPr>
      </w:pPr>
      <w:r>
        <w:t>Their = belongs to them, their parents; They’re = they are, they’re happy; There = in that place, put the hiking boots there</w:t>
      </w:r>
    </w:p>
    <w:p w14:paraId="61CDCEAD" w14:textId="77777777" w:rsidR="00CD2351" w:rsidRPr="000E3706" w:rsidRDefault="00CD2351" w:rsidP="4A89CA6C">
      <w:pPr>
        <w:spacing w:after="0"/>
      </w:pPr>
    </w:p>
    <w:p w14:paraId="051FC7AD" w14:textId="2EE88ECF" w:rsidR="74CAA88A" w:rsidRDefault="74CAA88A" w:rsidP="6218DACD">
      <w:pPr>
        <w:pStyle w:val="Heading4"/>
      </w:pPr>
      <w:r>
        <w:t>Non-Canadian spellings</w:t>
      </w:r>
    </w:p>
    <w:p w14:paraId="69862C9B" w14:textId="4496B3C1" w:rsidR="004A22C9" w:rsidRPr="000E3706" w:rsidRDefault="219A9399" w:rsidP="00CD2351">
      <w:pPr>
        <w:pStyle w:val="ListParagraph"/>
        <w:numPr>
          <w:ilvl w:val="0"/>
          <w:numId w:val="11"/>
        </w:numPr>
        <w:spacing w:after="0"/>
        <w:rPr>
          <w:lang w:val="en-US"/>
        </w:rPr>
      </w:pPr>
      <w:r w:rsidRPr="000E3706">
        <w:t>Always refer to the CP Stylebook and/or a Canadian dictionary when in doubt</w:t>
      </w:r>
      <w:r w:rsidR="1208195F" w:rsidRPr="000E3706">
        <w:t>.</w:t>
      </w:r>
    </w:p>
    <w:p w14:paraId="6BB9E253" w14:textId="77777777" w:rsidR="00CD2351" w:rsidRPr="000E3706" w:rsidRDefault="00CD2351" w:rsidP="4A89CA6C">
      <w:pPr>
        <w:spacing w:after="0"/>
      </w:pPr>
    </w:p>
    <w:p w14:paraId="5E6D23EA" w14:textId="51ECD489" w:rsidR="45749A8D" w:rsidRDefault="45749A8D" w:rsidP="6218DACD">
      <w:pPr>
        <w:pStyle w:val="Heading4"/>
      </w:pPr>
      <w:r>
        <w:t>Misspellings of “Trail”</w:t>
      </w:r>
    </w:p>
    <w:p w14:paraId="01CDE94B" w14:textId="28D960EB" w:rsidR="004A22C9" w:rsidRPr="000E3706" w:rsidRDefault="004A22C9" w:rsidP="00CD2351">
      <w:pPr>
        <w:pStyle w:val="ListParagraph"/>
        <w:numPr>
          <w:ilvl w:val="0"/>
          <w:numId w:val="11"/>
        </w:numPr>
        <w:spacing w:after="0"/>
        <w:rPr>
          <w:lang w:val="en-US"/>
        </w:rPr>
      </w:pPr>
      <w:r>
        <w:t xml:space="preserve">Reread your copy to ensure you haven't written </w:t>
      </w:r>
      <w:r w:rsidR="00284666">
        <w:t>“</w:t>
      </w:r>
      <w:r>
        <w:t>Trial</w:t>
      </w:r>
      <w:r w:rsidR="00284666">
        <w:t>”</w:t>
      </w:r>
      <w:r>
        <w:t xml:space="preserve"> or </w:t>
      </w:r>
      <w:r w:rsidR="00284666">
        <w:t>“</w:t>
      </w:r>
      <w:r>
        <w:t>Tail</w:t>
      </w:r>
      <w:r w:rsidR="00284666">
        <w:t>”</w:t>
      </w:r>
      <w:r>
        <w:t>!</w:t>
      </w:r>
    </w:p>
    <w:p w14:paraId="23DE523C" w14:textId="77777777" w:rsidR="00CD2351" w:rsidRPr="000E3706" w:rsidRDefault="00CD2351" w:rsidP="4A89CA6C">
      <w:pPr>
        <w:spacing w:after="0"/>
      </w:pPr>
    </w:p>
    <w:p w14:paraId="135F7A52" w14:textId="7D88FF6C" w:rsidR="374D8982" w:rsidRDefault="374D8982" w:rsidP="6218DACD">
      <w:pPr>
        <w:pStyle w:val="Heading4"/>
      </w:pPr>
      <w:r>
        <w:lastRenderedPageBreak/>
        <w:t>Others</w:t>
      </w:r>
    </w:p>
    <w:p w14:paraId="59F740B6" w14:textId="1FA849D2" w:rsidR="004A22C9" w:rsidRPr="000E3706" w:rsidRDefault="219A9399" w:rsidP="47B2F84A">
      <w:pPr>
        <w:pStyle w:val="ListParagraph"/>
        <w:numPr>
          <w:ilvl w:val="0"/>
          <w:numId w:val="11"/>
        </w:numPr>
        <w:spacing w:after="0"/>
      </w:pPr>
      <w:r>
        <w:t xml:space="preserve">Don't say the Trail is </w:t>
      </w:r>
      <w:r w:rsidR="23324461">
        <w:t>“</w:t>
      </w:r>
      <w:r>
        <w:t>now the world's longest network...</w:t>
      </w:r>
      <w:r w:rsidR="5EAF03E8">
        <w:t>”</w:t>
      </w:r>
      <w:r>
        <w:t xml:space="preserve">; it simply </w:t>
      </w:r>
      <w:r w:rsidR="09317857">
        <w:t>“</w:t>
      </w:r>
      <w:r>
        <w:t>is the world's longest network...</w:t>
      </w:r>
      <w:r w:rsidR="5AB34D89">
        <w:t>”</w:t>
      </w:r>
    </w:p>
    <w:p w14:paraId="52E56223" w14:textId="77777777" w:rsidR="00CD2351" w:rsidRPr="000E3706" w:rsidRDefault="00CD2351" w:rsidP="4A89CA6C">
      <w:pPr>
        <w:spacing w:after="0"/>
      </w:pPr>
    </w:p>
    <w:p w14:paraId="4EF2C73A" w14:textId="77777777" w:rsidR="00CD2351" w:rsidRPr="009A2A7B" w:rsidRDefault="00CD2351" w:rsidP="4A89CA6C">
      <w:pPr>
        <w:spacing w:after="0"/>
        <w:rPr>
          <w:b/>
          <w:bCs/>
          <w:sz w:val="28"/>
          <w:szCs w:val="28"/>
        </w:rPr>
      </w:pPr>
      <w:r w:rsidRPr="009A2A7B">
        <w:rPr>
          <w:b/>
          <w:bCs/>
          <w:sz w:val="28"/>
          <w:szCs w:val="28"/>
        </w:rPr>
        <w:t>TCT SPELLINGS AND LANGUAGE</w:t>
      </w:r>
    </w:p>
    <w:p w14:paraId="07547A01" w14:textId="77777777" w:rsidR="00CD2351" w:rsidRPr="009A2A7B" w:rsidRDefault="00CD2351" w:rsidP="4A89CA6C">
      <w:pPr>
        <w:spacing w:after="0"/>
        <w:rPr>
          <w:b/>
          <w:bCs/>
        </w:rPr>
      </w:pPr>
    </w:p>
    <w:p w14:paraId="259EFD82" w14:textId="5DA90C2C" w:rsidR="00CD2351" w:rsidRPr="009A2A7B" w:rsidRDefault="7FD4B9D7" w:rsidP="4A89CA6C">
      <w:pPr>
        <w:spacing w:after="0"/>
      </w:pPr>
      <w:r>
        <w:t>Although The Canadian Press Style is our usual point of reference for spelling, T</w:t>
      </w:r>
      <w:r w:rsidR="00085274">
        <w:t>rans Canada Trail</w:t>
      </w:r>
      <w:r>
        <w:t xml:space="preserve"> regularly uses language that is unique to our </w:t>
      </w:r>
      <w:r w:rsidR="46B25BE5">
        <w:t>organization and</w:t>
      </w:r>
      <w:r>
        <w:t xml:space="preserve"> does not always abide by </w:t>
      </w:r>
      <w:r w:rsidR="4A2EF230">
        <w:t xml:space="preserve">CP’s </w:t>
      </w:r>
      <w:r w:rsidR="00B3794F">
        <w:t>r</w:t>
      </w:r>
      <w:r>
        <w:t>ules.</w:t>
      </w:r>
    </w:p>
    <w:p w14:paraId="5043CB0F" w14:textId="77777777" w:rsidR="00CD2351" w:rsidRPr="009A2A7B" w:rsidRDefault="00CD2351" w:rsidP="4A89CA6C">
      <w:pPr>
        <w:spacing w:after="0"/>
      </w:pPr>
    </w:p>
    <w:p w14:paraId="6A22B819" w14:textId="66549A4B" w:rsidR="00F579F6" w:rsidRPr="009A2A7B" w:rsidRDefault="7FD4B9D7" w:rsidP="004B6589">
      <w:pPr>
        <w:pStyle w:val="ListParagraph"/>
        <w:numPr>
          <w:ilvl w:val="0"/>
          <w:numId w:val="11"/>
        </w:numPr>
        <w:spacing w:after="0"/>
        <w:rPr>
          <w:lang w:val="en-US"/>
        </w:rPr>
      </w:pPr>
      <w:r>
        <w:t xml:space="preserve">When we refer to </w:t>
      </w:r>
      <w:r w:rsidR="50ACFE90">
        <w:t>the Trans Canada Trail</w:t>
      </w:r>
      <w:r>
        <w:t>, the first letter of all</w:t>
      </w:r>
      <w:r w:rsidR="00085274">
        <w:t xml:space="preserve"> </w:t>
      </w:r>
      <w:r>
        <w:t>principal words</w:t>
      </w:r>
      <w:r w:rsidR="00085274">
        <w:t xml:space="preserve"> </w:t>
      </w:r>
      <w:proofErr w:type="gramStart"/>
      <w:r w:rsidR="00085274">
        <w:t>are</w:t>
      </w:r>
      <w:proofErr w:type="gramEnd"/>
      <w:r>
        <w:t xml:space="preserve"> capitalized</w:t>
      </w:r>
      <w:r w:rsidR="00654D3E">
        <w:t>.</w:t>
      </w:r>
    </w:p>
    <w:p w14:paraId="65D37BA0" w14:textId="224F8004" w:rsidR="00F579F6" w:rsidRPr="009A2A7B" w:rsidRDefault="00F579F6" w:rsidP="034C67C0">
      <w:pPr>
        <w:pStyle w:val="ListParagraph"/>
        <w:spacing w:after="0"/>
        <w:rPr>
          <w:lang w:val="en-US"/>
        </w:rPr>
      </w:pPr>
    </w:p>
    <w:p w14:paraId="35D00E02" w14:textId="658E1AB9" w:rsidR="00CD2351" w:rsidRPr="00085274" w:rsidRDefault="7FD4B9D7" w:rsidP="00CD2351">
      <w:pPr>
        <w:pStyle w:val="ListParagraph"/>
        <w:numPr>
          <w:ilvl w:val="0"/>
          <w:numId w:val="11"/>
        </w:numPr>
        <w:spacing w:after="0"/>
        <w:rPr>
          <w:lang w:val="en-US"/>
        </w:rPr>
      </w:pPr>
      <w:r>
        <w:t>Use Trans Canada Trail</w:t>
      </w:r>
      <w:r w:rsidR="00085274">
        <w:t xml:space="preserve"> (never use “the”)</w:t>
      </w:r>
      <w:r>
        <w:t xml:space="preserve"> when referring to our organization, but use </w:t>
      </w:r>
      <w:r w:rsidR="00284666">
        <w:t>“</w:t>
      </w:r>
      <w:r w:rsidR="0BABDB57">
        <w:t>the Trans Canada Trail</w:t>
      </w:r>
      <w:r w:rsidR="00284666">
        <w:t>”</w:t>
      </w:r>
      <w:r>
        <w:t xml:space="preserve"> </w:t>
      </w:r>
      <w:r w:rsidR="2C0865E9">
        <w:t xml:space="preserve">or </w:t>
      </w:r>
      <w:r w:rsidR="00284666">
        <w:t>“</w:t>
      </w:r>
      <w:r w:rsidR="2C0865E9">
        <w:t>the Trail</w:t>
      </w:r>
      <w:r w:rsidR="00284666">
        <w:t>”</w:t>
      </w:r>
      <w:r w:rsidR="2C0865E9">
        <w:t xml:space="preserve"> </w:t>
      </w:r>
      <w:r>
        <w:t>when referring to the physical</w:t>
      </w:r>
      <w:r w:rsidR="00085274">
        <w:t xml:space="preserve"> </w:t>
      </w:r>
      <w:r>
        <w:t>trail.</w:t>
      </w:r>
      <w:r w:rsidR="005D1736">
        <w:t xml:space="preserve"> </w:t>
      </w:r>
    </w:p>
    <w:p w14:paraId="025593D7" w14:textId="77777777" w:rsidR="00085274" w:rsidRDefault="00085274" w:rsidP="00085274">
      <w:pPr>
        <w:spacing w:after="0"/>
        <w:rPr>
          <w:lang w:val="en-US"/>
        </w:rPr>
      </w:pPr>
    </w:p>
    <w:p w14:paraId="3EBFF099" w14:textId="6691F1E6" w:rsidR="00085274" w:rsidRPr="00085274" w:rsidRDefault="00085274" w:rsidP="00085274">
      <w:pPr>
        <w:pStyle w:val="ListParagraph"/>
        <w:numPr>
          <w:ilvl w:val="0"/>
          <w:numId w:val="11"/>
        </w:numPr>
        <w:spacing w:after="0"/>
        <w:rPr>
          <w:lang w:val="en-US"/>
        </w:rPr>
      </w:pPr>
      <w:r>
        <w:t xml:space="preserve">In French, Trans Canada Trail (the organization) is called </w:t>
      </w:r>
      <w:proofErr w:type="spellStart"/>
      <w:r>
        <w:t>Sentier</w:t>
      </w:r>
      <w:proofErr w:type="spellEnd"/>
      <w:r>
        <w:t xml:space="preserve"> </w:t>
      </w:r>
      <w:proofErr w:type="spellStart"/>
      <w:r>
        <w:t>Transcanadien</w:t>
      </w:r>
      <w:proofErr w:type="spellEnd"/>
      <w:r>
        <w:t xml:space="preserve"> (capital “S,” capital “T” no “le</w:t>
      </w:r>
      <w:r w:rsidR="5B3671C1">
        <w:t>”</w:t>
      </w:r>
      <w:r>
        <w:t xml:space="preserve">). The physical trail is called le </w:t>
      </w:r>
      <w:proofErr w:type="spellStart"/>
      <w:r>
        <w:t>Sentier</w:t>
      </w:r>
      <w:proofErr w:type="spellEnd"/>
      <w:r>
        <w:t xml:space="preserve"> </w:t>
      </w:r>
      <w:proofErr w:type="spellStart"/>
      <w:r>
        <w:t>Transcanadien</w:t>
      </w:r>
      <w:proofErr w:type="spellEnd"/>
      <w:r>
        <w:t xml:space="preserve">. </w:t>
      </w:r>
    </w:p>
    <w:p w14:paraId="3A71BCBB" w14:textId="77777777" w:rsidR="00085274" w:rsidRPr="00085274" w:rsidRDefault="00085274" w:rsidP="5C52A293">
      <w:pPr>
        <w:pStyle w:val="ListParagraph"/>
        <w:rPr>
          <w:lang w:val="en-US"/>
        </w:rPr>
      </w:pPr>
    </w:p>
    <w:p w14:paraId="5D9BBB6A" w14:textId="3831DB31" w:rsidR="00085274" w:rsidRPr="00085274" w:rsidRDefault="00085274" w:rsidP="5C52A293">
      <w:pPr>
        <w:pStyle w:val="ListParagraph"/>
        <w:numPr>
          <w:ilvl w:val="1"/>
          <w:numId w:val="11"/>
        </w:numPr>
        <w:spacing w:after="0"/>
        <w:rPr>
          <w:lang w:val="fr-CA"/>
        </w:rPr>
      </w:pPr>
      <w:r w:rsidRPr="5C52A293">
        <w:rPr>
          <w:lang w:val="fr-CA"/>
        </w:rPr>
        <w:t>As an exception, the Conseil québécois du sentier Transcanadien</w:t>
      </w:r>
      <w:r w:rsidR="005D1736" w:rsidRPr="5C52A293">
        <w:rPr>
          <w:lang w:val="fr-CA"/>
        </w:rPr>
        <w:t xml:space="preserve">, </w:t>
      </w:r>
      <w:proofErr w:type="spellStart"/>
      <w:r w:rsidR="005D1736" w:rsidRPr="5C52A293">
        <w:rPr>
          <w:lang w:val="fr-CA"/>
        </w:rPr>
        <w:t>our</w:t>
      </w:r>
      <w:proofErr w:type="spellEnd"/>
      <w:r w:rsidR="005D1736" w:rsidRPr="5C52A293">
        <w:rPr>
          <w:lang w:val="fr-CA"/>
        </w:rPr>
        <w:t xml:space="preserve"> provincial </w:t>
      </w:r>
      <w:proofErr w:type="spellStart"/>
      <w:r w:rsidR="005D1736" w:rsidRPr="5C52A293">
        <w:rPr>
          <w:lang w:val="fr-CA"/>
        </w:rPr>
        <w:t>partner</w:t>
      </w:r>
      <w:proofErr w:type="spellEnd"/>
      <w:r w:rsidR="005D1736" w:rsidRPr="5C52A293">
        <w:rPr>
          <w:lang w:val="fr-CA"/>
        </w:rPr>
        <w:t xml:space="preserve"> in </w:t>
      </w:r>
      <w:proofErr w:type="spellStart"/>
      <w:r w:rsidR="005D1736" w:rsidRPr="5C52A293">
        <w:rPr>
          <w:lang w:val="fr-CA"/>
        </w:rPr>
        <w:t>Qubebec</w:t>
      </w:r>
      <w:proofErr w:type="spellEnd"/>
      <w:r w:rsidR="005D1736" w:rsidRPr="5C52A293">
        <w:rPr>
          <w:lang w:val="fr-CA"/>
        </w:rPr>
        <w:t>,</w:t>
      </w:r>
      <w:r w:rsidRPr="5C52A293">
        <w:rPr>
          <w:lang w:val="fr-CA"/>
        </w:rPr>
        <w:t xml:space="preserve"> </w:t>
      </w:r>
      <w:proofErr w:type="spellStart"/>
      <w:r w:rsidRPr="5C52A293">
        <w:rPr>
          <w:lang w:val="fr-CA"/>
        </w:rPr>
        <w:t>does</w:t>
      </w:r>
      <w:proofErr w:type="spellEnd"/>
      <w:r w:rsidRPr="5C52A293">
        <w:rPr>
          <w:lang w:val="fr-CA"/>
        </w:rPr>
        <w:t xml:space="preserve"> NOT </w:t>
      </w:r>
      <w:proofErr w:type="spellStart"/>
      <w:r w:rsidRPr="5C52A293">
        <w:rPr>
          <w:lang w:val="fr-CA"/>
        </w:rPr>
        <w:t>capitalize</w:t>
      </w:r>
      <w:proofErr w:type="spellEnd"/>
      <w:r w:rsidRPr="5C52A293">
        <w:rPr>
          <w:lang w:val="fr-CA"/>
        </w:rPr>
        <w:t xml:space="preserve"> Sentier</w:t>
      </w:r>
      <w:r w:rsidR="005D1736" w:rsidRPr="5C52A293">
        <w:rPr>
          <w:lang w:val="fr-CA"/>
        </w:rPr>
        <w:t>.</w:t>
      </w:r>
    </w:p>
    <w:p w14:paraId="52D19997" w14:textId="77777777" w:rsidR="00F579F6" w:rsidRPr="00085274" w:rsidRDefault="00F579F6" w:rsidP="004B6589">
      <w:pPr>
        <w:spacing w:after="0"/>
        <w:rPr>
          <w:lang w:val="fr-CA"/>
        </w:rPr>
      </w:pPr>
    </w:p>
    <w:p w14:paraId="693C07AD" w14:textId="668B256B" w:rsidR="00CD2351" w:rsidRPr="009A2A7B" w:rsidRDefault="6E43E755" w:rsidP="00CD2351">
      <w:pPr>
        <w:pStyle w:val="ListParagraph"/>
        <w:numPr>
          <w:ilvl w:val="0"/>
          <w:numId w:val="11"/>
        </w:numPr>
        <w:spacing w:after="0"/>
        <w:rPr>
          <w:lang w:val="en-US"/>
        </w:rPr>
      </w:pPr>
      <w:r>
        <w:t xml:space="preserve">When referring to trail partners, trail sections, trail groups, lowercase is fine. </w:t>
      </w:r>
    </w:p>
    <w:p w14:paraId="08F83DF3" w14:textId="77777777" w:rsidR="00F579F6" w:rsidRPr="009A2A7B" w:rsidRDefault="00F579F6" w:rsidP="004B6589">
      <w:pPr>
        <w:spacing w:after="0"/>
        <w:rPr>
          <w:lang w:val="en-US"/>
        </w:rPr>
      </w:pPr>
    </w:p>
    <w:p w14:paraId="3CA571B1" w14:textId="7180029B" w:rsidR="00CD2351" w:rsidRPr="009A2A7B" w:rsidRDefault="7FD4B9D7" w:rsidP="00CD2351">
      <w:pPr>
        <w:pStyle w:val="ListParagraph"/>
        <w:numPr>
          <w:ilvl w:val="0"/>
          <w:numId w:val="11"/>
        </w:numPr>
        <w:spacing w:after="0"/>
        <w:rPr>
          <w:lang w:val="en-US"/>
        </w:rPr>
      </w:pPr>
      <w:r>
        <w:t>We don</w:t>
      </w:r>
      <w:r w:rsidR="3FCEEF01">
        <w:t>’</w:t>
      </w:r>
      <w:r>
        <w:t xml:space="preserve">t say </w:t>
      </w:r>
      <w:r w:rsidR="1C9B66A4">
        <w:t>“</w:t>
      </w:r>
      <w:r>
        <w:t>Trails</w:t>
      </w:r>
      <w:r w:rsidR="00FF373E">
        <w:t>.</w:t>
      </w:r>
      <w:r w:rsidR="7FA9C76B">
        <w:t>”</w:t>
      </w:r>
      <w:r>
        <w:t xml:space="preserve"> The uppercase should always be singular. If we </w:t>
      </w:r>
      <w:r w:rsidR="00FF373E">
        <w:t>must</w:t>
      </w:r>
      <w:r>
        <w:t xml:space="preserve"> refer to more, then we say </w:t>
      </w:r>
      <w:r w:rsidR="414D5F48">
        <w:t>t</w:t>
      </w:r>
      <w:r>
        <w:t>rail sections.</w:t>
      </w:r>
    </w:p>
    <w:p w14:paraId="46C195FB" w14:textId="77777777" w:rsidR="00F579F6" w:rsidRPr="009A2A7B" w:rsidRDefault="00F579F6" w:rsidP="004B6589">
      <w:pPr>
        <w:spacing w:after="0"/>
        <w:rPr>
          <w:lang w:val="en-US"/>
        </w:rPr>
      </w:pPr>
    </w:p>
    <w:p w14:paraId="739BDC29" w14:textId="168D41C3" w:rsidR="00CD2351" w:rsidRPr="009A2A7B" w:rsidRDefault="7FD4B9D7" w:rsidP="00CD2351">
      <w:pPr>
        <w:pStyle w:val="ListParagraph"/>
        <w:numPr>
          <w:ilvl w:val="0"/>
          <w:numId w:val="11"/>
        </w:numPr>
        <w:spacing w:after="0"/>
        <w:rPr>
          <w:lang w:val="en-US"/>
        </w:rPr>
      </w:pPr>
      <w:r>
        <w:t xml:space="preserve">We don't refer to Trail sections as </w:t>
      </w:r>
      <w:r w:rsidR="5E24403B">
        <w:t>“</w:t>
      </w:r>
      <w:r>
        <w:t>portions</w:t>
      </w:r>
      <w:r w:rsidR="2D92592C">
        <w:t>”</w:t>
      </w:r>
      <w:r>
        <w:t xml:space="preserve"> </w:t>
      </w:r>
      <w:r w:rsidR="00085274">
        <w:t xml:space="preserve">or “segments” </w:t>
      </w:r>
      <w:r>
        <w:t>of the Trail.</w:t>
      </w:r>
    </w:p>
    <w:p w14:paraId="49283F19" w14:textId="7885B1DC" w:rsidR="00F579F6" w:rsidRPr="009A2A7B" w:rsidRDefault="00F579F6" w:rsidP="034C67C0">
      <w:pPr>
        <w:spacing w:after="0"/>
        <w:ind w:left="360"/>
        <w:rPr>
          <w:lang w:val="en-US"/>
        </w:rPr>
      </w:pPr>
    </w:p>
    <w:p w14:paraId="74F294C2" w14:textId="7339560C" w:rsidR="00CD2351" w:rsidRPr="009A2A7B" w:rsidRDefault="7FD4B9D7" w:rsidP="00CD2351">
      <w:pPr>
        <w:pStyle w:val="ListParagraph"/>
        <w:numPr>
          <w:ilvl w:val="0"/>
          <w:numId w:val="11"/>
        </w:numPr>
        <w:spacing w:after="0"/>
        <w:rPr>
          <w:lang w:val="en-US"/>
        </w:rPr>
      </w:pPr>
      <w:r>
        <w:t>We don</w:t>
      </w:r>
      <w:r w:rsidR="565C52C3">
        <w:t>’</w:t>
      </w:r>
      <w:r>
        <w:t xml:space="preserve">t refer to the Trail as </w:t>
      </w:r>
      <w:r w:rsidR="475A6A11">
        <w:t>“</w:t>
      </w:r>
      <w:r>
        <w:t>completed</w:t>
      </w:r>
      <w:r w:rsidR="36256E42">
        <w:t>”;</w:t>
      </w:r>
      <w:r>
        <w:t xml:space="preserve"> it is connected (read more in </w:t>
      </w:r>
      <w:r w:rsidR="00244329">
        <w:t xml:space="preserve">the </w:t>
      </w:r>
      <w:r>
        <w:t>Key Messages section</w:t>
      </w:r>
      <w:r w:rsidR="00244329">
        <w:t xml:space="preserve"> of the Everything TCT Guide</w:t>
      </w:r>
      <w:r>
        <w:t>).</w:t>
      </w:r>
    </w:p>
    <w:p w14:paraId="2BA82BE6" w14:textId="77777777" w:rsidR="00F579F6" w:rsidRPr="009A2A7B" w:rsidRDefault="00F579F6" w:rsidP="004B6589">
      <w:pPr>
        <w:spacing w:after="0"/>
        <w:rPr>
          <w:lang w:val="en-US"/>
        </w:rPr>
      </w:pPr>
    </w:p>
    <w:p w14:paraId="39A49972" w14:textId="77777777" w:rsidR="00CD2351" w:rsidRPr="009A2A7B" w:rsidRDefault="00CD2351" w:rsidP="00CD2351">
      <w:pPr>
        <w:pStyle w:val="ListParagraph"/>
        <w:numPr>
          <w:ilvl w:val="0"/>
          <w:numId w:val="11"/>
        </w:numPr>
        <w:spacing w:after="0"/>
        <w:rPr>
          <w:lang w:val="en-US"/>
        </w:rPr>
      </w:pPr>
      <w:r>
        <w:t xml:space="preserve">Unlike the Canadian Press, we write percentages using numbers and symbols: </w:t>
      </w:r>
      <w:commentRangeStart w:id="14"/>
      <w:commentRangeStart w:id="15"/>
      <w:commentRangeStart w:id="16"/>
      <w:r>
        <w:t>100% connection.</w:t>
      </w:r>
      <w:commentRangeEnd w:id="14"/>
      <w:r>
        <w:rPr>
          <w:rStyle w:val="CommentReference"/>
        </w:rPr>
        <w:commentReference w:id="14"/>
      </w:r>
      <w:commentRangeEnd w:id="15"/>
      <w:r>
        <w:rPr>
          <w:rStyle w:val="CommentReference"/>
        </w:rPr>
        <w:commentReference w:id="15"/>
      </w:r>
      <w:commentRangeEnd w:id="16"/>
      <w:r>
        <w:rPr>
          <w:rStyle w:val="CommentReference"/>
        </w:rPr>
        <w:commentReference w:id="16"/>
      </w:r>
    </w:p>
    <w:p w14:paraId="624C4CBC" w14:textId="67A54A93" w:rsidR="00CD2351" w:rsidRPr="00085274" w:rsidRDefault="00CD2351" w:rsidP="034C67C0">
      <w:pPr>
        <w:spacing w:after="0"/>
      </w:pPr>
    </w:p>
    <w:p w14:paraId="2BBC54EA" w14:textId="77777777" w:rsidR="00F579F6" w:rsidRPr="009A2A7B" w:rsidRDefault="00F579F6" w:rsidP="004B6589">
      <w:pPr>
        <w:pStyle w:val="ListParagraph"/>
        <w:spacing w:after="0"/>
        <w:ind w:left="360"/>
        <w:rPr>
          <w:lang w:val="en-US"/>
        </w:rPr>
      </w:pPr>
    </w:p>
    <w:p w14:paraId="04F5F1A9" w14:textId="5EA89B35" w:rsidR="00CD2351" w:rsidRPr="009A2A7B" w:rsidRDefault="7FD4B9D7" w:rsidP="00CD2351">
      <w:pPr>
        <w:pStyle w:val="ListParagraph"/>
        <w:numPr>
          <w:ilvl w:val="0"/>
          <w:numId w:val="11"/>
        </w:numPr>
        <w:spacing w:after="0"/>
        <w:rPr>
          <w:lang w:val="en-US"/>
        </w:rPr>
      </w:pPr>
      <w:r>
        <w:t xml:space="preserve">When writing copy, write </w:t>
      </w:r>
      <w:r w:rsidR="694BFC79">
        <w:t>the Trans Canada Trail</w:t>
      </w:r>
      <w:r>
        <w:t xml:space="preserve"> when first mentioning the Trail. After that, you can refer to it as the Trail</w:t>
      </w:r>
      <w:r w:rsidR="714209B2">
        <w:t xml:space="preserve"> but do not use TCT</w:t>
      </w:r>
      <w:r>
        <w:t>.</w:t>
      </w:r>
    </w:p>
    <w:p w14:paraId="07459315" w14:textId="77777777" w:rsidR="00DD596D" w:rsidRPr="009A2A7B" w:rsidRDefault="00DD596D" w:rsidP="4A89CA6C">
      <w:pPr>
        <w:pStyle w:val="ListParagraph"/>
      </w:pPr>
      <w:commentRangeStart w:id="17"/>
      <w:commentRangeEnd w:id="17"/>
      <w:r w:rsidRPr="009A2A7B">
        <w:commentReference w:id="17"/>
      </w:r>
    </w:p>
    <w:p w14:paraId="6537F28F" w14:textId="77777777" w:rsidR="00D45C8C" w:rsidRPr="009A2A7B" w:rsidRDefault="00D45C8C" w:rsidP="4A89CA6C">
      <w:pPr>
        <w:spacing w:after="0"/>
      </w:pPr>
    </w:p>
    <w:p w14:paraId="76446BE2" w14:textId="77777777" w:rsidR="00D45C8C" w:rsidRPr="009A2A7B" w:rsidRDefault="00D45C8C" w:rsidP="4A89CA6C">
      <w:pPr>
        <w:spacing w:after="0"/>
        <w:rPr>
          <w:b/>
          <w:bCs/>
        </w:rPr>
      </w:pPr>
      <w:r w:rsidRPr="009A2A7B">
        <w:rPr>
          <w:b/>
          <w:bCs/>
        </w:rPr>
        <w:t>COMMON TRAIL WORDS</w:t>
      </w:r>
    </w:p>
    <w:p w14:paraId="4CCA066A" w14:textId="494E4609" w:rsidR="00D45C8C" w:rsidRPr="009A2A7B" w:rsidRDefault="00D45C8C" w:rsidP="00D45C8C">
      <w:pPr>
        <w:pStyle w:val="ListParagraph"/>
        <w:numPr>
          <w:ilvl w:val="0"/>
          <w:numId w:val="14"/>
        </w:numPr>
        <w:spacing w:after="0"/>
        <w:rPr>
          <w:lang w:val="en-US"/>
        </w:rPr>
      </w:pPr>
      <w:r>
        <w:t xml:space="preserve">Roadway: a Trail section that is on either paved road or gravel road, where </w:t>
      </w:r>
      <w:r w:rsidR="005D1736">
        <w:t>people using the trail</w:t>
      </w:r>
      <w:r>
        <w:t xml:space="preserve"> are subject to the relevant highway traffic act, motor vehicle code or resource road regulations and/or legislation.</w:t>
      </w:r>
    </w:p>
    <w:p w14:paraId="1F9BE9B1" w14:textId="77777777" w:rsidR="006B4BAF" w:rsidRPr="009A2A7B" w:rsidRDefault="006B4BAF" w:rsidP="004B6589">
      <w:pPr>
        <w:pStyle w:val="ListParagraph"/>
        <w:spacing w:after="0"/>
        <w:ind w:left="360"/>
        <w:rPr>
          <w:lang w:val="en-US"/>
        </w:rPr>
      </w:pPr>
    </w:p>
    <w:p w14:paraId="350959DF" w14:textId="39071F32" w:rsidR="00D45C8C" w:rsidRPr="009A2A7B" w:rsidRDefault="7E36D6DE" w:rsidP="00FC6599">
      <w:pPr>
        <w:pStyle w:val="ListParagraph"/>
        <w:numPr>
          <w:ilvl w:val="0"/>
          <w:numId w:val="14"/>
        </w:numPr>
        <w:spacing w:after="0"/>
        <w:rPr>
          <w:lang w:val="en-US"/>
        </w:rPr>
      </w:pPr>
      <w:r>
        <w:lastRenderedPageBreak/>
        <w:t>Greenway: a Trail section that has been developed for and supports one or more of T</w:t>
      </w:r>
      <w:r w:rsidR="005D1736">
        <w:t>rans Canada Trail</w:t>
      </w:r>
      <w:r>
        <w:t xml:space="preserve">'s preferred activities in the summer. Greenways do not allow motorized use in the summer months. Do not refer to these sections as </w:t>
      </w:r>
      <w:r w:rsidR="369E3D5F">
        <w:t>“</w:t>
      </w:r>
      <w:r>
        <w:t>greenway trails</w:t>
      </w:r>
      <w:r w:rsidR="00FD2A10">
        <w:t>.</w:t>
      </w:r>
      <w:r w:rsidR="4CF217D2">
        <w:t>”</w:t>
      </w:r>
    </w:p>
    <w:p w14:paraId="062DC90D" w14:textId="77777777" w:rsidR="006B4BAF" w:rsidRPr="009A2A7B" w:rsidRDefault="006B4BAF" w:rsidP="004B6589">
      <w:pPr>
        <w:pStyle w:val="ListParagraph"/>
        <w:spacing w:after="0"/>
        <w:ind w:left="360"/>
        <w:rPr>
          <w:lang w:val="en-US"/>
        </w:rPr>
      </w:pPr>
    </w:p>
    <w:p w14:paraId="6E56790E" w14:textId="61FE7932" w:rsidR="00D45C8C" w:rsidRPr="009A2A7B" w:rsidRDefault="7E36D6DE" w:rsidP="00D45C8C">
      <w:pPr>
        <w:pStyle w:val="ListParagraph"/>
        <w:numPr>
          <w:ilvl w:val="0"/>
          <w:numId w:val="14"/>
        </w:numPr>
        <w:spacing w:after="0"/>
        <w:rPr>
          <w:lang w:val="en-US"/>
        </w:rPr>
      </w:pPr>
      <w:r>
        <w:t xml:space="preserve">Waterway: a water route on an established line of travel along a watercourse, where users may encounter watercraft that are subject to relevant legislation or regulations, such as the Navigable Water Protection Act. In internal communications, we use the term </w:t>
      </w:r>
      <w:r w:rsidR="3657F304">
        <w:t>“</w:t>
      </w:r>
      <w:proofErr w:type="spellStart"/>
      <w:r>
        <w:t>blueway</w:t>
      </w:r>
      <w:proofErr w:type="spellEnd"/>
      <w:r w:rsidR="00FD2A10">
        <w:t>.</w:t>
      </w:r>
      <w:r w:rsidR="33171552">
        <w:t>”</w:t>
      </w:r>
    </w:p>
    <w:p w14:paraId="4A6EAC82" w14:textId="77777777" w:rsidR="006B4BAF" w:rsidRPr="009A2A7B" w:rsidRDefault="006B4BAF" w:rsidP="004B6589">
      <w:pPr>
        <w:pStyle w:val="ListParagraph"/>
        <w:spacing w:after="0"/>
        <w:ind w:left="360"/>
        <w:rPr>
          <w:lang w:val="en-US"/>
        </w:rPr>
      </w:pPr>
    </w:p>
    <w:p w14:paraId="4FDFB8EC" w14:textId="4192EEAC" w:rsidR="00D45C8C" w:rsidRPr="009A2A7B" w:rsidRDefault="00D45C8C" w:rsidP="00D45C8C">
      <w:pPr>
        <w:pStyle w:val="ListParagraph"/>
        <w:numPr>
          <w:ilvl w:val="0"/>
          <w:numId w:val="14"/>
        </w:numPr>
        <w:spacing w:after="0"/>
        <w:rPr>
          <w:lang w:val="en-US"/>
        </w:rPr>
      </w:pPr>
      <w:r>
        <w:t>Yellow Trail: a Trail section that allows for motorized use in the summer months. We don</w:t>
      </w:r>
      <w:r w:rsidR="005D1736">
        <w:t>’</w:t>
      </w:r>
      <w:r>
        <w:t xml:space="preserve">t use this term in promotional material aimed at the </w:t>
      </w:r>
      <w:proofErr w:type="gramStart"/>
      <w:r>
        <w:t>general public</w:t>
      </w:r>
      <w:proofErr w:type="gramEnd"/>
      <w:r>
        <w:t>. Yellow</w:t>
      </w:r>
      <w:r w:rsidR="005D1736">
        <w:t xml:space="preserve"> </w:t>
      </w:r>
      <w:r>
        <w:t>Trail</w:t>
      </w:r>
      <w:r w:rsidR="005D1736">
        <w:t xml:space="preserve"> </w:t>
      </w:r>
      <w:r>
        <w:t>is an internal term used with our stakeholders (Trail groups, governments, etc</w:t>
      </w:r>
      <w:r w:rsidR="3A330483">
        <w:t>.</w:t>
      </w:r>
      <w:r>
        <w:t>).</w:t>
      </w:r>
    </w:p>
    <w:p w14:paraId="3836996E" w14:textId="77777777" w:rsidR="006B4BAF" w:rsidRPr="009A2A7B" w:rsidRDefault="006B4BAF" w:rsidP="004B6589">
      <w:pPr>
        <w:pStyle w:val="ListParagraph"/>
        <w:spacing w:after="0"/>
        <w:ind w:left="360"/>
        <w:rPr>
          <w:lang w:val="en-US"/>
        </w:rPr>
      </w:pPr>
    </w:p>
    <w:p w14:paraId="19832C12" w14:textId="52378D5A" w:rsidR="00D45C8C" w:rsidRPr="009A2A7B" w:rsidRDefault="00D45C8C" w:rsidP="00D45C8C">
      <w:pPr>
        <w:pStyle w:val="ListParagraph"/>
        <w:numPr>
          <w:ilvl w:val="0"/>
          <w:numId w:val="14"/>
        </w:numPr>
        <w:spacing w:after="0"/>
        <w:rPr>
          <w:lang w:val="en-US"/>
        </w:rPr>
      </w:pPr>
      <w:r>
        <w:t>Railbed: The substructure of a railroad, under the track, which is frequently used as the base for trails. This is one word (not two separate words). </w:t>
      </w:r>
    </w:p>
    <w:p w14:paraId="6DFB9E20" w14:textId="77777777" w:rsidR="00D45C8C" w:rsidRPr="009A2A7B" w:rsidRDefault="00D45C8C" w:rsidP="4A89CA6C">
      <w:pPr>
        <w:spacing w:after="0"/>
      </w:pPr>
    </w:p>
    <w:p w14:paraId="46A63C07" w14:textId="77777777" w:rsidR="00D45C8C" w:rsidRDefault="00D45C8C" w:rsidP="4A89CA6C">
      <w:pPr>
        <w:spacing w:after="0"/>
      </w:pPr>
      <w:r w:rsidRPr="009A2A7B">
        <w:t>These terms are not capitalized unless they are the first words in a sentence.</w:t>
      </w:r>
      <w:r w:rsidRPr="4A89CA6C">
        <w:t> </w:t>
      </w:r>
    </w:p>
    <w:p w14:paraId="70DF9E56" w14:textId="77777777" w:rsidR="00D45C8C" w:rsidRDefault="00D45C8C" w:rsidP="4A89CA6C">
      <w:pPr>
        <w:spacing w:after="0"/>
      </w:pPr>
    </w:p>
    <w:p w14:paraId="738610EB" w14:textId="77777777" w:rsidR="00D45C8C" w:rsidRDefault="00D45C8C" w:rsidP="4A89CA6C">
      <w:pPr>
        <w:pStyle w:val="ListParagraph"/>
        <w:spacing w:after="0"/>
        <w:ind w:left="360"/>
      </w:pPr>
    </w:p>
    <w:p w14:paraId="637805D2" w14:textId="4B9214AB" w:rsidR="00D45C8C" w:rsidRDefault="00D45C8C" w:rsidP="47B2F84A">
      <w:pPr>
        <w:spacing w:after="0"/>
        <w:ind w:left="360"/>
      </w:pPr>
    </w:p>
    <w:p w14:paraId="2BA226A1" w14:textId="77777777" w:rsidR="00D45C8C" w:rsidRDefault="00D45C8C" w:rsidP="4A89CA6C">
      <w:pPr>
        <w:spacing w:after="0"/>
      </w:pPr>
      <w:commentRangeStart w:id="18"/>
      <w:commentRangeStart w:id="19"/>
      <w:commentRangeStart w:id="20"/>
      <w:commentRangeStart w:id="21"/>
      <w:commentRangeStart w:id="22"/>
      <w:commentRangeStart w:id="23"/>
    </w:p>
    <w:p w14:paraId="6A69FDB8" w14:textId="2410693F" w:rsidR="00D45C8C" w:rsidRPr="00D45C8C" w:rsidRDefault="005D1736" w:rsidP="4A89CA6C">
      <w:pPr>
        <w:spacing w:after="0"/>
        <w:rPr>
          <w:b/>
          <w:bCs/>
        </w:rPr>
      </w:pPr>
      <w:r w:rsidRPr="5C52A293">
        <w:rPr>
          <w:b/>
          <w:bCs/>
        </w:rPr>
        <w:t xml:space="preserve">COMMON </w:t>
      </w:r>
      <w:r w:rsidR="00D45C8C" w:rsidRPr="5C52A293">
        <w:rPr>
          <w:b/>
          <w:bCs/>
        </w:rPr>
        <w:t>SIGNAGE WORDS</w:t>
      </w:r>
      <w:commentRangeEnd w:id="18"/>
      <w:r w:rsidR="00D45C8C">
        <w:rPr>
          <w:rStyle w:val="CommentReference"/>
        </w:rPr>
        <w:commentReference w:id="18"/>
      </w:r>
      <w:commentRangeEnd w:id="19"/>
      <w:r w:rsidR="00D45C8C">
        <w:rPr>
          <w:rStyle w:val="CommentReference"/>
        </w:rPr>
        <w:commentReference w:id="19"/>
      </w:r>
      <w:commentRangeEnd w:id="20"/>
      <w:r w:rsidR="00D45C8C">
        <w:rPr>
          <w:rStyle w:val="CommentReference"/>
        </w:rPr>
        <w:commentReference w:id="20"/>
      </w:r>
      <w:commentRangeEnd w:id="21"/>
      <w:r w:rsidR="00D45C8C">
        <w:rPr>
          <w:rStyle w:val="CommentReference"/>
        </w:rPr>
        <w:commentReference w:id="21"/>
      </w:r>
      <w:commentRangeEnd w:id="22"/>
      <w:r w:rsidR="00D45C8C">
        <w:rPr>
          <w:rStyle w:val="CommentReference"/>
        </w:rPr>
        <w:commentReference w:id="22"/>
      </w:r>
      <w:commentRangeEnd w:id="23"/>
      <w:r w:rsidR="00D45C8C">
        <w:rPr>
          <w:rStyle w:val="CommentReference"/>
        </w:rPr>
        <w:commentReference w:id="23"/>
      </w:r>
    </w:p>
    <w:p w14:paraId="17AD93B2" w14:textId="77777777" w:rsidR="00D45C8C" w:rsidRDefault="00D45C8C" w:rsidP="4A89CA6C">
      <w:pPr>
        <w:spacing w:after="0"/>
      </w:pPr>
    </w:p>
    <w:p w14:paraId="24A0A0C1" w14:textId="77777777" w:rsidR="00D45C8C" w:rsidRPr="00D45C8C" w:rsidRDefault="00D45C8C" w:rsidP="4A89CA6C">
      <w:pPr>
        <w:spacing w:after="0"/>
      </w:pPr>
      <w:r w:rsidRPr="4A89CA6C">
        <w:t>WAYFINDING SIGNAGE</w:t>
      </w:r>
    </w:p>
    <w:p w14:paraId="7050ED06" w14:textId="137128C7" w:rsidR="7E36D6DE" w:rsidRDefault="03E57114" w:rsidP="1CB1DA6A">
      <w:pPr>
        <w:pStyle w:val="ListParagraph"/>
        <w:numPr>
          <w:ilvl w:val="0"/>
          <w:numId w:val="17"/>
        </w:numPr>
        <w:spacing w:after="0"/>
      </w:pPr>
      <w:r w:rsidRPr="5C52A293">
        <w:rPr>
          <w:rFonts w:ascii="Calibri" w:eastAsia="Calibri" w:hAnsi="Calibri" w:cs="Calibri"/>
          <w:color w:val="292829"/>
        </w:rPr>
        <w:t xml:space="preserve"> Aluminum wayfinding signs that are used along the Trail to reassure users that they are still on a segment of the Trans Canada Trail. They may also be paired with other signs to associate the pairing with the Trans Canada Trail network.</w:t>
      </w:r>
    </w:p>
    <w:p w14:paraId="0DE4B5B7" w14:textId="77777777" w:rsidR="00D45C8C" w:rsidRDefault="00D45C8C" w:rsidP="4A89CA6C">
      <w:pPr>
        <w:spacing w:after="0"/>
      </w:pPr>
    </w:p>
    <w:p w14:paraId="65144792" w14:textId="77777777" w:rsidR="00D45C8C" w:rsidRDefault="00D45C8C" w:rsidP="4A89CA6C">
      <w:pPr>
        <w:spacing w:after="0"/>
      </w:pPr>
      <w:r w:rsidRPr="4A89CA6C">
        <w:t>TRAILHEAD</w:t>
      </w:r>
    </w:p>
    <w:p w14:paraId="2A657528" w14:textId="2FF96760" w:rsidR="00D45C8C" w:rsidRPr="00D45C8C" w:rsidRDefault="7E36D6DE" w:rsidP="00D45C8C">
      <w:pPr>
        <w:pStyle w:val="ListParagraph"/>
        <w:numPr>
          <w:ilvl w:val="0"/>
          <w:numId w:val="17"/>
        </w:numPr>
        <w:spacing w:after="0"/>
        <w:rPr>
          <w:lang w:val="en-US"/>
        </w:rPr>
      </w:pPr>
      <w:r>
        <w:t>The point at which a Trail section begins</w:t>
      </w:r>
      <w:r w:rsidR="005D1736">
        <w:t>; it</w:t>
      </w:r>
      <w:r>
        <w:t xml:space="preserve"> may be close to restrooms, maps, signposts and other facilities.</w:t>
      </w:r>
    </w:p>
    <w:p w14:paraId="66204FF1" w14:textId="77777777" w:rsidR="00D45C8C" w:rsidRDefault="00D45C8C" w:rsidP="4A89CA6C">
      <w:pPr>
        <w:spacing w:after="0"/>
      </w:pPr>
    </w:p>
    <w:p w14:paraId="6D2783B7" w14:textId="77777777" w:rsidR="00D45C8C" w:rsidRPr="00D45C8C" w:rsidRDefault="00D45C8C" w:rsidP="4A89CA6C">
      <w:pPr>
        <w:spacing w:after="0"/>
      </w:pPr>
      <w:r w:rsidRPr="4A89CA6C">
        <w:t>PAVILIONS</w:t>
      </w:r>
    </w:p>
    <w:p w14:paraId="13D12507" w14:textId="77777777" w:rsidR="00D45C8C" w:rsidRPr="00D45C8C" w:rsidRDefault="00D45C8C" w:rsidP="00D45C8C">
      <w:pPr>
        <w:pStyle w:val="ListParagraph"/>
        <w:numPr>
          <w:ilvl w:val="0"/>
          <w:numId w:val="17"/>
        </w:numPr>
        <w:spacing w:after="0"/>
        <w:rPr>
          <w:lang w:val="en-US"/>
        </w:rPr>
      </w:pPr>
      <w:r>
        <w:t>Structures alongside the Trail where donor names are listed.</w:t>
      </w:r>
    </w:p>
    <w:p w14:paraId="4D7334E3" w14:textId="33020192" w:rsidR="1CB1DA6A" w:rsidRDefault="1CB1DA6A" w:rsidP="5C52A293">
      <w:pPr>
        <w:spacing w:after="0"/>
        <w:rPr>
          <w:lang w:val="en-US"/>
        </w:rPr>
      </w:pPr>
    </w:p>
    <w:p w14:paraId="30967C22" w14:textId="0FE776D5" w:rsidR="4AE1E202" w:rsidRDefault="4AE1E202" w:rsidP="1CB1DA6A">
      <w:pPr>
        <w:spacing w:after="0"/>
        <w:rPr>
          <w:lang w:val="en-US"/>
        </w:rPr>
      </w:pPr>
      <w:r w:rsidRPr="5C52A293">
        <w:rPr>
          <w:lang w:val="en-US"/>
        </w:rPr>
        <w:t>DISCOVERY PANELS</w:t>
      </w:r>
    </w:p>
    <w:p w14:paraId="149214EC" w14:textId="5B2D3795" w:rsidR="31929F22" w:rsidRDefault="31929F22" w:rsidP="5C52A293">
      <w:pPr>
        <w:pStyle w:val="ListParagraph"/>
        <w:numPr>
          <w:ilvl w:val="0"/>
          <w:numId w:val="1"/>
        </w:numPr>
        <w:spacing w:after="0"/>
        <w:rPr>
          <w:lang w:val="en-US"/>
        </w:rPr>
      </w:pPr>
      <w:r w:rsidRPr="5C52A293">
        <w:rPr>
          <w:lang w:val="en-US"/>
        </w:rPr>
        <w:t>Informational panels about the trail's flora and fauna, the region's history, cultural points of interest and more.</w:t>
      </w:r>
    </w:p>
    <w:p w14:paraId="02F2C34E" w14:textId="724135FC" w:rsidR="00D45C8C" w:rsidRDefault="00D45C8C" w:rsidP="47B2F84A">
      <w:pPr>
        <w:spacing w:after="0"/>
      </w:pPr>
    </w:p>
    <w:p w14:paraId="6BDF6326" w14:textId="2173B64E" w:rsidR="00D45C8C" w:rsidRPr="00D45C8C" w:rsidRDefault="00D45C8C" w:rsidP="4A89CA6C">
      <w:pPr>
        <w:pStyle w:val="ListParagraph"/>
        <w:spacing w:after="0"/>
        <w:ind w:left="0"/>
        <w:rPr>
          <w:b/>
          <w:bCs/>
        </w:rPr>
      </w:pPr>
      <w:r w:rsidRPr="5C52A293">
        <w:rPr>
          <w:b/>
          <w:bCs/>
        </w:rPr>
        <w:t>T</w:t>
      </w:r>
      <w:r w:rsidR="00E94BB1" w:rsidRPr="5C52A293">
        <w:rPr>
          <w:b/>
          <w:bCs/>
        </w:rPr>
        <w:t xml:space="preserve">RANS CANADA TRAIL </w:t>
      </w:r>
      <w:r w:rsidRPr="5C52A293">
        <w:rPr>
          <w:b/>
          <w:bCs/>
        </w:rPr>
        <w:t>BOARD</w:t>
      </w:r>
      <w:r w:rsidR="00E94BB1" w:rsidRPr="5C52A293">
        <w:rPr>
          <w:b/>
          <w:bCs/>
        </w:rPr>
        <w:t xml:space="preserve"> </w:t>
      </w:r>
      <w:r w:rsidRPr="5C52A293">
        <w:rPr>
          <w:b/>
          <w:bCs/>
        </w:rPr>
        <w:t>LANGUAGE</w:t>
      </w:r>
    </w:p>
    <w:p w14:paraId="2537DF6D" w14:textId="41F3EF06" w:rsidR="00D45C8C" w:rsidRPr="00D45C8C" w:rsidRDefault="7E36D6DE" w:rsidP="00D45C8C">
      <w:pPr>
        <w:pStyle w:val="ListParagraph"/>
        <w:numPr>
          <w:ilvl w:val="0"/>
          <w:numId w:val="18"/>
        </w:numPr>
        <w:spacing w:after="0"/>
        <w:rPr>
          <w:lang w:val="en-US"/>
        </w:rPr>
      </w:pPr>
      <w:r>
        <w:t>The principal words of the title of T</w:t>
      </w:r>
      <w:r w:rsidR="00E94BB1">
        <w:t>rans Canada Trail</w:t>
      </w:r>
      <w:r w:rsidR="2975455B">
        <w:t>’</w:t>
      </w:r>
      <w:r>
        <w:t>s board of directors and foundation board are capitalized</w:t>
      </w:r>
      <w:commentRangeStart w:id="24"/>
      <w:commentRangeStart w:id="25"/>
      <w:commentRangeStart w:id="26"/>
      <w:commentRangeStart w:id="27"/>
      <w:r>
        <w:t>: T</w:t>
      </w:r>
      <w:r w:rsidR="7AC85E2F">
        <w:t xml:space="preserve">rans </w:t>
      </w:r>
      <w:r>
        <w:t>C</w:t>
      </w:r>
      <w:r w:rsidR="7AC85E2F">
        <w:t xml:space="preserve">anada </w:t>
      </w:r>
      <w:r>
        <w:t>T</w:t>
      </w:r>
      <w:r w:rsidR="4AFCF695">
        <w:t>rail</w:t>
      </w:r>
      <w:r>
        <w:t xml:space="preserve"> Board of Directors, T</w:t>
      </w:r>
      <w:r w:rsidR="72A328F7">
        <w:t xml:space="preserve">rans </w:t>
      </w:r>
      <w:r>
        <w:t>C</w:t>
      </w:r>
      <w:r w:rsidR="53F25354">
        <w:t xml:space="preserve">anada </w:t>
      </w:r>
      <w:r>
        <w:t>T</w:t>
      </w:r>
      <w:r w:rsidR="79275735">
        <w:t>rail</w:t>
      </w:r>
      <w:r>
        <w:t xml:space="preserve"> Foundation Board.</w:t>
      </w:r>
      <w:commentRangeEnd w:id="24"/>
      <w:r>
        <w:rPr>
          <w:rStyle w:val="CommentReference"/>
        </w:rPr>
        <w:commentReference w:id="24"/>
      </w:r>
      <w:commentRangeEnd w:id="25"/>
      <w:r>
        <w:rPr>
          <w:rStyle w:val="CommentReference"/>
        </w:rPr>
        <w:commentReference w:id="25"/>
      </w:r>
      <w:commentRangeEnd w:id="26"/>
      <w:r>
        <w:rPr>
          <w:rStyle w:val="CommentReference"/>
        </w:rPr>
        <w:commentReference w:id="26"/>
      </w:r>
      <w:commentRangeEnd w:id="27"/>
      <w:r>
        <w:rPr>
          <w:rStyle w:val="CommentReference"/>
        </w:rPr>
        <w:commentReference w:id="27"/>
      </w:r>
    </w:p>
    <w:p w14:paraId="22931266" w14:textId="34E5AF67" w:rsidR="1CB1DA6A" w:rsidRDefault="1CB1DA6A" w:rsidP="5C52A293">
      <w:pPr>
        <w:spacing w:after="0"/>
        <w:rPr>
          <w:lang w:val="en-US"/>
        </w:rPr>
      </w:pPr>
    </w:p>
    <w:p w14:paraId="1F8839D9" w14:textId="12AEA51B" w:rsidR="4368DF0F" w:rsidRDefault="4368DF0F" w:rsidP="1CB1DA6A">
      <w:pPr>
        <w:pStyle w:val="ListParagraph"/>
        <w:numPr>
          <w:ilvl w:val="0"/>
          <w:numId w:val="18"/>
        </w:numPr>
        <w:spacing w:after="0"/>
        <w:rPr>
          <w:lang w:val="en-US"/>
        </w:rPr>
      </w:pPr>
      <w:r w:rsidRPr="5C52A293">
        <w:rPr>
          <w:lang w:val="en-US"/>
        </w:rPr>
        <w:t>In external-facing documents, do not abbreviate to TCT Board or TCTF.</w:t>
      </w:r>
    </w:p>
    <w:p w14:paraId="319FAA7C" w14:textId="77777777" w:rsidR="00AA7EAF" w:rsidRDefault="00AA7EAF" w:rsidP="004B6589">
      <w:pPr>
        <w:pStyle w:val="ListParagraph"/>
        <w:spacing w:after="0"/>
        <w:ind w:left="360"/>
      </w:pPr>
    </w:p>
    <w:p w14:paraId="131E635D" w14:textId="4D3CC458" w:rsidR="00D45C8C" w:rsidRPr="00D45C8C" w:rsidRDefault="7E36D6DE" w:rsidP="4A89CA6C">
      <w:pPr>
        <w:pStyle w:val="ListParagraph"/>
        <w:numPr>
          <w:ilvl w:val="0"/>
          <w:numId w:val="18"/>
        </w:numPr>
        <w:spacing w:after="0"/>
      </w:pPr>
      <w:r>
        <w:lastRenderedPageBreak/>
        <w:t>Members of the T</w:t>
      </w:r>
      <w:r w:rsidR="00E94BB1">
        <w:t>rans Canada Trail or Trans Canada Trail Foundation</w:t>
      </w:r>
      <w:r>
        <w:t xml:space="preserve"> Board are </w:t>
      </w:r>
      <w:r w:rsidR="25F41CFA">
        <w:t xml:space="preserve">referred to </w:t>
      </w:r>
      <w:r>
        <w:t>as Board Directors or Directors.</w:t>
      </w:r>
    </w:p>
    <w:p w14:paraId="4555F19D" w14:textId="77777777" w:rsidR="00AA7EAF" w:rsidRPr="004B6589" w:rsidRDefault="00AA7EAF" w:rsidP="004B6589">
      <w:pPr>
        <w:pStyle w:val="ListParagraph"/>
        <w:spacing w:after="0"/>
        <w:ind w:left="360"/>
        <w:rPr>
          <w:rFonts w:eastAsiaTheme="minorEastAsia"/>
          <w:lang w:val="en-US"/>
        </w:rPr>
      </w:pPr>
    </w:p>
    <w:p w14:paraId="1E12A3F0" w14:textId="399821C7" w:rsidR="00D45C8C" w:rsidRDefault="7E36D6DE" w:rsidP="5C52A293">
      <w:pPr>
        <w:pStyle w:val="ListParagraph"/>
        <w:numPr>
          <w:ilvl w:val="0"/>
          <w:numId w:val="18"/>
        </w:numPr>
        <w:spacing w:after="0"/>
        <w:rPr>
          <w:rFonts w:eastAsiaTheme="minorEastAsia"/>
          <w:lang w:val="en-US"/>
        </w:rPr>
      </w:pPr>
      <w:r>
        <w:t>The first letters of</w:t>
      </w:r>
      <w:r w:rsidR="00E94BB1">
        <w:t xml:space="preserve"> </w:t>
      </w:r>
      <w:r>
        <w:t xml:space="preserve">Chair and Co-Chair are capitalized in the following references: </w:t>
      </w:r>
      <w:r w:rsidR="2A5820AA">
        <w:t>FirstName LastName,</w:t>
      </w:r>
      <w:r>
        <w:t xml:space="preserve"> Chair of the TCT Board of Directors, </w:t>
      </w:r>
      <w:r w:rsidR="7B0AC7D0">
        <w:t>FirstName LastName</w:t>
      </w:r>
      <w:r>
        <w:t>, Co-Chair of the TCT Foundation Board.</w:t>
      </w:r>
    </w:p>
    <w:p w14:paraId="5593CF83" w14:textId="77777777" w:rsidR="00FC4A66" w:rsidRDefault="00FC4A66" w:rsidP="4A89CA6C">
      <w:pPr>
        <w:spacing w:after="0"/>
        <w:rPr>
          <w:b/>
          <w:bCs/>
        </w:rPr>
      </w:pPr>
    </w:p>
    <w:p w14:paraId="79381721" w14:textId="55C73046" w:rsidR="007E5FDE" w:rsidRPr="009A2A7B" w:rsidRDefault="02E553B2" w:rsidP="4A89CA6C">
      <w:pPr>
        <w:spacing w:after="0"/>
        <w:rPr>
          <w:b/>
          <w:bCs/>
        </w:rPr>
      </w:pPr>
      <w:r w:rsidRPr="009A2A7B">
        <w:rPr>
          <w:b/>
          <w:bCs/>
        </w:rPr>
        <w:t>DATES AND TIMES</w:t>
      </w:r>
    </w:p>
    <w:p w14:paraId="031DD63C" w14:textId="77777777" w:rsidR="00E94BB1" w:rsidRPr="009A2A7B" w:rsidRDefault="3DDD4337" w:rsidP="00E94BB1">
      <w:pPr>
        <w:pStyle w:val="ListParagraph"/>
        <w:spacing w:after="0"/>
        <w:ind w:left="360"/>
      </w:pPr>
      <w:r>
        <w:t>Write dates as Month Day, Year: August 26, 2017. Do not add “</w:t>
      </w:r>
      <w:proofErr w:type="spellStart"/>
      <w:r>
        <w:t>th</w:t>
      </w:r>
      <w:proofErr w:type="spellEnd"/>
      <w:r>
        <w:t xml:space="preserve">” to the day. </w:t>
      </w:r>
      <w:r w:rsidR="00E94BB1" w:rsidRPr="5C52A293">
        <w:rPr>
          <w:i/>
          <w:iCs/>
        </w:rPr>
        <w:t>Examples</w:t>
      </w:r>
      <w:r w:rsidR="00E94BB1">
        <w:t>: May 10, 2021. NOT May 10</w:t>
      </w:r>
      <w:r w:rsidR="00E94BB1" w:rsidRPr="5C52A293">
        <w:rPr>
          <w:vertAlign w:val="superscript"/>
        </w:rPr>
        <w:t>th</w:t>
      </w:r>
      <w:r w:rsidR="00E94BB1">
        <w:t>, 2021.</w:t>
      </w:r>
    </w:p>
    <w:p w14:paraId="08B0969F" w14:textId="2AB06861" w:rsidR="3DDD4337" w:rsidRPr="009A2A7B" w:rsidRDefault="3DDD4337" w:rsidP="3E6C49EB">
      <w:pPr>
        <w:pStyle w:val="ListParagraph"/>
        <w:numPr>
          <w:ilvl w:val="0"/>
          <w:numId w:val="19"/>
        </w:numPr>
        <w:spacing w:after="0"/>
      </w:pPr>
      <w:r w:rsidRPr="009A2A7B">
        <w:t>Dates can also be written as: Year/Month/Day: 2021/05/10.</w:t>
      </w:r>
    </w:p>
    <w:p w14:paraId="30218359" w14:textId="09331BAA" w:rsidR="00AA7EAF" w:rsidRPr="009A2A7B" w:rsidRDefault="00AA7EAF" w:rsidP="5C52A293">
      <w:pPr>
        <w:pStyle w:val="ListParagraph"/>
        <w:spacing w:after="0"/>
        <w:ind w:left="360"/>
      </w:pPr>
    </w:p>
    <w:p w14:paraId="162D1B23" w14:textId="542F2815" w:rsidR="0B382ECF" w:rsidRPr="009A2A7B" w:rsidRDefault="7726217C" w:rsidP="47B2F84A">
      <w:pPr>
        <w:pStyle w:val="ListParagraph"/>
        <w:numPr>
          <w:ilvl w:val="0"/>
          <w:numId w:val="19"/>
        </w:numPr>
        <w:spacing w:after="0"/>
        <w:rPr>
          <w:rFonts w:eastAsiaTheme="minorEastAsia"/>
        </w:rPr>
      </w:pPr>
      <w:r w:rsidRPr="009A2A7B">
        <w:t xml:space="preserve">When including the day of the week, write as follows: </w:t>
      </w:r>
      <w:r w:rsidR="44323566" w:rsidRPr="009A2A7B">
        <w:t>Monday, August 26</w:t>
      </w:r>
    </w:p>
    <w:p w14:paraId="08418B33" w14:textId="77777777" w:rsidR="00AA7EAF" w:rsidRPr="009A2A7B" w:rsidRDefault="00AA7EAF" w:rsidP="004B6589">
      <w:pPr>
        <w:pStyle w:val="ListParagraph"/>
        <w:spacing w:after="0"/>
        <w:ind w:left="360"/>
      </w:pPr>
    </w:p>
    <w:p w14:paraId="0B8E0DCF" w14:textId="45854BBE" w:rsidR="007E5FDE" w:rsidRPr="009A2A7B" w:rsidRDefault="02E553B2" w:rsidP="3E6C49EB">
      <w:pPr>
        <w:pStyle w:val="ListParagraph"/>
        <w:numPr>
          <w:ilvl w:val="0"/>
          <w:numId w:val="19"/>
        </w:numPr>
        <w:spacing w:after="0"/>
      </w:pPr>
      <w:r>
        <w:t>Times are written in this format: 12:30 p</w:t>
      </w:r>
      <w:r w:rsidR="3B89B5F7">
        <w:t>.</w:t>
      </w:r>
      <w:r>
        <w:t>m</w:t>
      </w:r>
      <w:r w:rsidR="3B89B5F7">
        <w:t>.</w:t>
      </w:r>
      <w:r w:rsidR="030B1048">
        <w:t xml:space="preserve"> </w:t>
      </w:r>
      <w:r w:rsidR="23B89DAF">
        <w:t>(</w:t>
      </w:r>
      <w:r w:rsidR="030B1048">
        <w:t>Eastern</w:t>
      </w:r>
      <w:r w:rsidR="3A8F68FF">
        <w:t>)</w:t>
      </w:r>
      <w:r w:rsidR="030B1048">
        <w:t>;</w:t>
      </w:r>
      <w:r>
        <w:t xml:space="preserve"> 11:00 a</w:t>
      </w:r>
      <w:r w:rsidR="036A5ED8">
        <w:t>.</w:t>
      </w:r>
      <w:r>
        <w:t>m</w:t>
      </w:r>
      <w:r w:rsidR="036A5ED8">
        <w:t>.</w:t>
      </w:r>
      <w:r w:rsidR="7D1249F6">
        <w:t xml:space="preserve"> </w:t>
      </w:r>
      <w:r w:rsidR="09D588A2">
        <w:t>(</w:t>
      </w:r>
      <w:r w:rsidR="7D1249F6">
        <w:t>Pacific</w:t>
      </w:r>
      <w:r w:rsidR="248E5FED">
        <w:t>)</w:t>
      </w:r>
      <w:r>
        <w:t>, etc.</w:t>
      </w:r>
      <w:r w:rsidR="5C37435E">
        <w:t xml:space="preserve"> </w:t>
      </w:r>
    </w:p>
    <w:p w14:paraId="4B44452E" w14:textId="3896F67C" w:rsidR="007E5FDE" w:rsidRPr="009A2A7B" w:rsidRDefault="5C37435E" w:rsidP="1CB1DA6A">
      <w:pPr>
        <w:pStyle w:val="ListParagraph"/>
        <w:numPr>
          <w:ilvl w:val="1"/>
          <w:numId w:val="19"/>
        </w:numPr>
        <w:spacing w:after="0"/>
      </w:pPr>
      <w:r>
        <w:t>Make sure to indicate the time zone.</w:t>
      </w:r>
    </w:p>
    <w:p w14:paraId="47AD4715" w14:textId="77777777" w:rsidR="00AA7EAF" w:rsidRPr="009A2A7B" w:rsidRDefault="00AA7EAF" w:rsidP="004B6589">
      <w:pPr>
        <w:pStyle w:val="ListParagraph"/>
        <w:spacing w:after="0"/>
        <w:ind w:left="360"/>
      </w:pPr>
    </w:p>
    <w:p w14:paraId="7AA7E7A4" w14:textId="56C110C5" w:rsidR="617C0E80" w:rsidRPr="009A2A7B" w:rsidRDefault="2E922EE5" w:rsidP="4A89CA6C">
      <w:pPr>
        <w:pStyle w:val="ListParagraph"/>
        <w:numPr>
          <w:ilvl w:val="0"/>
          <w:numId w:val="19"/>
        </w:numPr>
        <w:spacing w:after="0"/>
      </w:pPr>
      <w:r w:rsidRPr="009A2A7B">
        <w:t>The following time zones are used:</w:t>
      </w:r>
    </w:p>
    <w:p w14:paraId="65047D93" w14:textId="0DD82CE2" w:rsidR="0033B19B" w:rsidRPr="009A2A7B" w:rsidRDefault="591AFA49" w:rsidP="4A89CA6C">
      <w:pPr>
        <w:pStyle w:val="ListParagraph"/>
        <w:numPr>
          <w:ilvl w:val="1"/>
          <w:numId w:val="19"/>
        </w:numPr>
        <w:spacing w:after="0"/>
      </w:pPr>
      <w:r w:rsidRPr="009A2A7B">
        <w:t>Newfoundland (</w:t>
      </w:r>
      <w:r w:rsidR="5F6FCB10" w:rsidRPr="009A2A7B">
        <w:t xml:space="preserve">covers </w:t>
      </w:r>
      <w:r w:rsidRPr="009A2A7B">
        <w:t>Newfoundland and Labrador)</w:t>
      </w:r>
    </w:p>
    <w:p w14:paraId="64D4E954" w14:textId="254A8179" w:rsidR="0033B19B" w:rsidRPr="009A2A7B" w:rsidRDefault="591AFA49" w:rsidP="4A89CA6C">
      <w:pPr>
        <w:pStyle w:val="ListParagraph"/>
        <w:numPr>
          <w:ilvl w:val="1"/>
          <w:numId w:val="19"/>
        </w:numPr>
        <w:spacing w:after="0"/>
      </w:pPr>
      <w:r>
        <w:t>Atlantic (</w:t>
      </w:r>
      <w:r w:rsidR="023AF3F1">
        <w:t xml:space="preserve">covers </w:t>
      </w:r>
      <w:r>
        <w:t>Nova Scot</w:t>
      </w:r>
      <w:r w:rsidR="4578E80A">
        <w:t>ia</w:t>
      </w:r>
      <w:r>
        <w:t>, NB, PEI</w:t>
      </w:r>
      <w:r w:rsidR="2EE20383">
        <w:t xml:space="preserve">, </w:t>
      </w:r>
      <w:r w:rsidR="00E94BB1">
        <w:t xml:space="preserve">parts of </w:t>
      </w:r>
      <w:r w:rsidR="2EE20383">
        <w:t>NU)</w:t>
      </w:r>
    </w:p>
    <w:p w14:paraId="788EFEDA" w14:textId="0195CD33" w:rsidR="0033B19B" w:rsidRPr="009A2A7B" w:rsidRDefault="591AFA49" w:rsidP="4A89CA6C">
      <w:pPr>
        <w:pStyle w:val="ListParagraph"/>
        <w:numPr>
          <w:ilvl w:val="1"/>
          <w:numId w:val="19"/>
        </w:numPr>
        <w:spacing w:after="0"/>
      </w:pPr>
      <w:r>
        <w:t>Eastern (</w:t>
      </w:r>
      <w:r w:rsidR="0B7AAF4F">
        <w:t xml:space="preserve">covers </w:t>
      </w:r>
      <w:r>
        <w:t>QC, ON</w:t>
      </w:r>
      <w:r w:rsidR="764E092E">
        <w:t>,</w:t>
      </w:r>
      <w:r w:rsidR="00E94BB1">
        <w:t xml:space="preserve"> parts of</w:t>
      </w:r>
      <w:r w:rsidR="764E092E">
        <w:t xml:space="preserve"> NU)</w:t>
      </w:r>
    </w:p>
    <w:p w14:paraId="049F0185" w14:textId="3990B350" w:rsidR="0033B19B" w:rsidRPr="009A2A7B" w:rsidRDefault="591AFA49" w:rsidP="4A89CA6C">
      <w:pPr>
        <w:pStyle w:val="ListParagraph"/>
        <w:numPr>
          <w:ilvl w:val="1"/>
          <w:numId w:val="19"/>
        </w:numPr>
        <w:spacing w:after="0"/>
      </w:pPr>
      <w:r>
        <w:t>Central</w:t>
      </w:r>
      <w:r w:rsidR="08399BF3">
        <w:t xml:space="preserve"> (</w:t>
      </w:r>
      <w:r w:rsidR="4B26C649">
        <w:t xml:space="preserve">covers </w:t>
      </w:r>
      <w:r w:rsidR="08399BF3">
        <w:t xml:space="preserve">MB, </w:t>
      </w:r>
      <w:r w:rsidR="00E94BB1">
        <w:t xml:space="preserve">most of </w:t>
      </w:r>
      <w:r w:rsidR="08399BF3">
        <w:t>SK)</w:t>
      </w:r>
    </w:p>
    <w:p w14:paraId="2196AC07" w14:textId="6D959EB2" w:rsidR="0033B19B" w:rsidRPr="009A2A7B" w:rsidRDefault="591AFA49" w:rsidP="4A89CA6C">
      <w:pPr>
        <w:pStyle w:val="ListParagraph"/>
        <w:numPr>
          <w:ilvl w:val="1"/>
          <w:numId w:val="19"/>
        </w:numPr>
        <w:spacing w:after="0"/>
      </w:pPr>
      <w:r>
        <w:t>Mountain</w:t>
      </w:r>
      <w:r w:rsidR="1C81E6F0">
        <w:t xml:space="preserve"> (</w:t>
      </w:r>
      <w:r w:rsidR="5F1E5FBC">
        <w:t xml:space="preserve">covers </w:t>
      </w:r>
      <w:r w:rsidR="1C81E6F0">
        <w:t>AB, NT</w:t>
      </w:r>
      <w:r w:rsidR="00E94BB1">
        <w:t>, some of SK</w:t>
      </w:r>
      <w:r w:rsidR="1C81E6F0">
        <w:t>)</w:t>
      </w:r>
    </w:p>
    <w:p w14:paraId="7FE88B7F" w14:textId="42F91B1C" w:rsidR="0033B19B" w:rsidRPr="009A2A7B" w:rsidRDefault="591AFA49" w:rsidP="4A89CA6C">
      <w:pPr>
        <w:pStyle w:val="ListParagraph"/>
        <w:numPr>
          <w:ilvl w:val="1"/>
          <w:numId w:val="19"/>
        </w:numPr>
        <w:spacing w:after="0"/>
      </w:pPr>
      <w:r w:rsidRPr="009A2A7B">
        <w:t>Pacific</w:t>
      </w:r>
      <w:r w:rsidR="6353A60D" w:rsidRPr="009A2A7B">
        <w:t xml:space="preserve"> (</w:t>
      </w:r>
      <w:r w:rsidR="1FA21A56" w:rsidRPr="009A2A7B">
        <w:t xml:space="preserve">covers </w:t>
      </w:r>
      <w:r w:rsidR="6353A60D" w:rsidRPr="009A2A7B">
        <w:t>BC, YT)</w:t>
      </w:r>
    </w:p>
    <w:p w14:paraId="7194DBDC" w14:textId="77777777" w:rsidR="007E5FDE" w:rsidRPr="009A2A7B" w:rsidRDefault="007E5FDE" w:rsidP="4A89CA6C">
      <w:pPr>
        <w:spacing w:after="0"/>
      </w:pPr>
    </w:p>
    <w:p w14:paraId="108137A0" w14:textId="77777777" w:rsidR="007E5FDE" w:rsidRPr="009A2A7B" w:rsidRDefault="007E5FDE" w:rsidP="4A89CA6C">
      <w:pPr>
        <w:spacing w:after="0"/>
        <w:rPr>
          <w:b/>
          <w:bCs/>
        </w:rPr>
      </w:pPr>
      <w:r w:rsidRPr="009A2A7B">
        <w:rPr>
          <w:b/>
          <w:bCs/>
        </w:rPr>
        <w:t>ABBREVIATIONS</w:t>
      </w:r>
    </w:p>
    <w:p w14:paraId="1B11165D" w14:textId="0C941FA5" w:rsidR="007E5FDE" w:rsidRPr="009A2A7B" w:rsidRDefault="6D8F87D0" w:rsidP="007E5FDE">
      <w:pPr>
        <w:pStyle w:val="ListParagraph"/>
        <w:numPr>
          <w:ilvl w:val="0"/>
          <w:numId w:val="20"/>
        </w:numPr>
        <w:spacing w:after="0"/>
        <w:rPr>
          <w:lang w:val="en-US"/>
        </w:rPr>
      </w:pPr>
      <w:commentRangeStart w:id="28"/>
      <w:commentRangeStart w:id="29"/>
      <w:commentRangeStart w:id="30"/>
      <w:commentRangeStart w:id="31"/>
      <w:r>
        <w:t xml:space="preserve">Trans Canada Trail should not be abbreviated to TCT. However, the names of some of our provincial partners – Trans Canada Trail Ontario (TCTO) and le Conseil </w:t>
      </w:r>
      <w:proofErr w:type="spellStart"/>
      <w:r>
        <w:t>québécois</w:t>
      </w:r>
      <w:proofErr w:type="spellEnd"/>
      <w:r>
        <w:t xml:space="preserve"> du </w:t>
      </w:r>
      <w:del w:id="32" w:author="Bich-Anh Nguyen" w:date="2024-06-17T21:28:00Z">
        <w:r w:rsidDel="6D8F87D0">
          <w:delText>s</w:delText>
        </w:r>
      </w:del>
      <w:proofErr w:type="spellStart"/>
      <w:ins w:id="33" w:author="Bich-Anh Nguyen" w:date="2024-06-17T21:28:00Z">
        <w:r w:rsidR="4249A035">
          <w:t>S</w:t>
        </w:r>
      </w:ins>
      <w:r>
        <w:t>entier</w:t>
      </w:r>
      <w:proofErr w:type="spellEnd"/>
      <w:r>
        <w:t xml:space="preserve"> </w:t>
      </w:r>
      <w:proofErr w:type="spellStart"/>
      <w:r>
        <w:t>Transcanadien</w:t>
      </w:r>
      <w:proofErr w:type="spellEnd"/>
      <w:r>
        <w:t xml:space="preserve"> (CQSTC) can be abbreviated, as well as </w:t>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commentRangeEnd w:id="31"/>
      <w:r>
        <w:rPr>
          <w:rStyle w:val="CommentReference"/>
        </w:rPr>
        <w:commentReference w:id="31"/>
      </w:r>
      <w:r w:rsidR="02E553B2">
        <w:t>other organizations that use abbreviations.</w:t>
      </w:r>
    </w:p>
    <w:p w14:paraId="60C635C3" w14:textId="15C3316C" w:rsidR="2E24572D" w:rsidRDefault="2E24572D" w:rsidP="1CB1DA6A">
      <w:pPr>
        <w:pStyle w:val="ListParagraph"/>
        <w:numPr>
          <w:ilvl w:val="0"/>
          <w:numId w:val="20"/>
        </w:numPr>
        <w:spacing w:after="0"/>
        <w:rPr>
          <w:lang w:val="en-US"/>
        </w:rPr>
      </w:pPr>
      <w:r w:rsidRPr="5C52A293">
        <w:rPr>
          <w:lang w:val="en-US"/>
        </w:rPr>
        <w:t>In internal-facing documents only, abbreviating TCT is fine.</w:t>
      </w:r>
    </w:p>
    <w:p w14:paraId="769D0D3C" w14:textId="77777777" w:rsidR="007E5FDE" w:rsidRDefault="007E5FDE" w:rsidP="4A89CA6C">
      <w:pPr>
        <w:spacing w:after="0"/>
      </w:pPr>
    </w:p>
    <w:p w14:paraId="0143F189" w14:textId="77777777" w:rsidR="007E5FDE" w:rsidRPr="004B6589" w:rsidRDefault="007E5FDE" w:rsidP="4A89CA6C">
      <w:pPr>
        <w:spacing w:after="0"/>
        <w:rPr>
          <w:b/>
          <w:bCs/>
        </w:rPr>
      </w:pPr>
      <w:r w:rsidRPr="004B6589">
        <w:rPr>
          <w:b/>
          <w:bCs/>
        </w:rPr>
        <w:t>PROVINCES AND TERRITORIES</w:t>
      </w:r>
    </w:p>
    <w:p w14:paraId="5CC6149D" w14:textId="32435C21" w:rsidR="007E5FDE" w:rsidRPr="007E5FDE" w:rsidRDefault="02E553B2" w:rsidP="00432B90">
      <w:pPr>
        <w:pStyle w:val="ListParagraph"/>
        <w:numPr>
          <w:ilvl w:val="0"/>
          <w:numId w:val="20"/>
        </w:numPr>
        <w:spacing w:after="0"/>
        <w:rPr>
          <w:lang w:val="en-US"/>
        </w:rPr>
      </w:pPr>
      <w:r>
        <w:t xml:space="preserve">Spell out the names of provinces and territories (Ontario, Nunavut, etc.) when using them in sentences, except in the case of British Columbia, </w:t>
      </w:r>
      <w:commentRangeStart w:id="34"/>
      <w:commentRangeStart w:id="35"/>
      <w:commentRangeStart w:id="36"/>
      <w:commentRangeStart w:id="37"/>
      <w:r>
        <w:t>which can be referred to as B.C., but not “BC</w:t>
      </w:r>
      <w:r w:rsidR="009A2A7B">
        <w:t>,</w:t>
      </w:r>
      <w:r w:rsidR="00E94BB1">
        <w:t>”</w:t>
      </w:r>
      <w:commentRangeEnd w:id="34"/>
      <w:r>
        <w:rPr>
          <w:rStyle w:val="CommentReference"/>
        </w:rPr>
        <w:commentReference w:id="34"/>
      </w:r>
      <w:commentRangeEnd w:id="35"/>
      <w:r>
        <w:rPr>
          <w:rStyle w:val="CommentReference"/>
        </w:rPr>
        <w:commentReference w:id="35"/>
      </w:r>
      <w:commentRangeEnd w:id="36"/>
      <w:r>
        <w:rPr>
          <w:rStyle w:val="CommentReference"/>
        </w:rPr>
        <w:commentReference w:id="36"/>
      </w:r>
      <w:commentRangeEnd w:id="37"/>
      <w:r>
        <w:rPr>
          <w:rStyle w:val="CommentReference"/>
        </w:rPr>
        <w:commentReference w:id="37"/>
      </w:r>
      <w:r>
        <w:t xml:space="preserve"> or Prince Edward Island, which can be referred to as P.E.I., but not “PEI</w:t>
      </w:r>
      <w:r w:rsidR="009A2A7B">
        <w:t>.</w:t>
      </w:r>
      <w:r>
        <w:t>”</w:t>
      </w:r>
    </w:p>
    <w:p w14:paraId="5F6DC361" w14:textId="1D8305E8" w:rsidR="4D7397D6" w:rsidRDefault="4D7397D6" w:rsidP="1CB1DA6A">
      <w:pPr>
        <w:pStyle w:val="ListParagraph"/>
        <w:numPr>
          <w:ilvl w:val="0"/>
          <w:numId w:val="20"/>
        </w:numPr>
        <w:spacing w:after="0"/>
        <w:rPr>
          <w:lang w:val="en-US"/>
        </w:rPr>
      </w:pPr>
      <w:r w:rsidRPr="1CB1DA6A">
        <w:rPr>
          <w:lang w:val="en-US"/>
        </w:rPr>
        <w:t xml:space="preserve">When abbreviating provinces and territories in tables or captions, use official Government of Canada abbreviations for English and French when working in unilingual documents; however, when working in bilingual documents, use Canada Post abbreviations. A great resource is </w:t>
      </w:r>
      <w:ins w:id="39" w:author="Amy Schwartz" w:date="2024-04-02T17:25:00Z">
        <w:r>
          <w:fldChar w:fldCharType="begin"/>
        </w:r>
        <w:r>
          <w:instrText xml:space="preserve">HYPERLINK "https://www150.statcan.gc.ca/n1/pub/92-195-x/2011001/geo/prov/tbl/tbl8-eng.htm" </w:instrText>
        </w:r>
        <w:r>
          <w:fldChar w:fldCharType="separate"/>
        </w:r>
      </w:ins>
      <w:r w:rsidRPr="1CB1DA6A">
        <w:rPr>
          <w:rStyle w:val="Hyperlink"/>
          <w:lang w:val="en-US"/>
        </w:rPr>
        <w:t>here</w:t>
      </w:r>
      <w:ins w:id="40" w:author="Amy Schwartz" w:date="2024-04-02T17:25:00Z">
        <w:r>
          <w:fldChar w:fldCharType="end"/>
        </w:r>
      </w:ins>
      <w:r w:rsidRPr="1CB1DA6A">
        <w:rPr>
          <w:lang w:val="en-US"/>
        </w:rPr>
        <w:t>.</w:t>
      </w:r>
    </w:p>
    <w:p w14:paraId="3A71FCA8" w14:textId="77777777" w:rsidR="002E041B" w:rsidRPr="004B6589" w:rsidRDefault="002E041B" w:rsidP="004B6589">
      <w:pPr>
        <w:pStyle w:val="ListParagraph"/>
        <w:spacing w:after="0"/>
        <w:ind w:left="360"/>
        <w:rPr>
          <w:lang w:val="en-US"/>
        </w:rPr>
      </w:pPr>
    </w:p>
    <w:p w14:paraId="4DF681BF" w14:textId="2AE1FB4A" w:rsidR="007E5FDE" w:rsidRPr="007E5FDE" w:rsidRDefault="007E5FDE" w:rsidP="007E5FDE">
      <w:pPr>
        <w:pStyle w:val="ListParagraph"/>
        <w:numPr>
          <w:ilvl w:val="0"/>
          <w:numId w:val="20"/>
        </w:numPr>
        <w:spacing w:after="0"/>
        <w:rPr>
          <w:lang w:val="en-US"/>
        </w:rPr>
      </w:pPr>
      <w:r w:rsidRPr="47B2F84A">
        <w:t>However, be aware that some companies and organizations do not add periods to “BC” (e.g. BC Ferries, FortisBC, etc.) In these cases, always choose the spelling that is preferable to the company or organization in question.</w:t>
      </w:r>
    </w:p>
    <w:p w14:paraId="33CF3FD4" w14:textId="77777777" w:rsidR="002E041B" w:rsidRPr="004B6589" w:rsidRDefault="002E041B" w:rsidP="004B6589">
      <w:pPr>
        <w:pStyle w:val="ListParagraph"/>
        <w:spacing w:after="0"/>
        <w:ind w:left="360"/>
        <w:rPr>
          <w:lang w:val="en-US"/>
        </w:rPr>
      </w:pPr>
    </w:p>
    <w:p w14:paraId="2E7172E5" w14:textId="05DA9908" w:rsidR="007E5FDE" w:rsidRPr="007E5FDE" w:rsidRDefault="007E5FDE" w:rsidP="007E5FDE">
      <w:pPr>
        <w:pStyle w:val="ListParagraph"/>
        <w:numPr>
          <w:ilvl w:val="0"/>
          <w:numId w:val="20"/>
        </w:numPr>
        <w:spacing w:after="0"/>
      </w:pPr>
      <w:r>
        <w:lastRenderedPageBreak/>
        <w:t>Only use postal abbreviations (AB, QC, NS etc.) when writing a postal address or a photo caption: Montreal, QC; Deborah Apps and Valerie Pringle celebrate 100% connection in Tuktoyaktuk, NWT.</w:t>
      </w:r>
    </w:p>
    <w:p w14:paraId="362EDF4C" w14:textId="77777777" w:rsidR="00E94BB1" w:rsidRPr="00E94BB1" w:rsidRDefault="00E94BB1" w:rsidP="5C52A293">
      <w:pPr>
        <w:pStyle w:val="ListParagraph"/>
        <w:spacing w:after="0"/>
        <w:ind w:left="360"/>
        <w:rPr>
          <w:lang w:val="en-US"/>
        </w:rPr>
      </w:pPr>
    </w:p>
    <w:p w14:paraId="44892146" w14:textId="7218A2EA" w:rsidR="00E94BB1" w:rsidRDefault="00E94BB1" w:rsidP="00E94BB1">
      <w:pPr>
        <w:pStyle w:val="ListParagraph"/>
        <w:numPr>
          <w:ilvl w:val="0"/>
          <w:numId w:val="20"/>
        </w:numPr>
        <w:spacing w:after="0"/>
        <w:rPr>
          <w:lang w:val="en-US"/>
        </w:rPr>
      </w:pPr>
      <w:r>
        <w:t xml:space="preserve">The hamlet of </w:t>
      </w:r>
      <w:proofErr w:type="spellStart"/>
      <w:r>
        <w:t>Tulita</w:t>
      </w:r>
      <w:proofErr w:type="spellEnd"/>
      <w:r>
        <w:t xml:space="preserve"> in the Northwest Territories has two known spellings. At the request of local government, we write </w:t>
      </w:r>
      <w:proofErr w:type="spellStart"/>
      <w:r>
        <w:t>Tulita</w:t>
      </w:r>
      <w:proofErr w:type="spellEnd"/>
      <w:r>
        <w:t xml:space="preserve">, not </w:t>
      </w:r>
      <w:proofErr w:type="spellStart"/>
      <w:r>
        <w:t>Tulit'a</w:t>
      </w:r>
      <w:proofErr w:type="spellEnd"/>
      <w:r>
        <w:t>.</w:t>
      </w:r>
    </w:p>
    <w:p w14:paraId="54CD245A" w14:textId="77777777" w:rsidR="007E5FDE" w:rsidRDefault="007E5FDE" w:rsidP="47B2F84A">
      <w:pPr>
        <w:spacing w:after="0"/>
      </w:pPr>
    </w:p>
    <w:p w14:paraId="2E610B23" w14:textId="77777777" w:rsidR="007E5FDE" w:rsidRPr="004B6589" w:rsidRDefault="007E5FDE" w:rsidP="4A89CA6C">
      <w:pPr>
        <w:spacing w:after="0"/>
        <w:rPr>
          <w:b/>
          <w:bCs/>
        </w:rPr>
      </w:pPr>
      <w:r w:rsidRPr="004B6589">
        <w:rPr>
          <w:b/>
          <w:bCs/>
        </w:rPr>
        <w:t>ORDER OF CANADA POST-NOMINALS</w:t>
      </w:r>
    </w:p>
    <w:p w14:paraId="25F939E6" w14:textId="692F192D" w:rsidR="007E5FDE" w:rsidRPr="007E5FDE" w:rsidRDefault="02E553B2" w:rsidP="007E5FDE">
      <w:pPr>
        <w:pStyle w:val="ListParagraph"/>
        <w:numPr>
          <w:ilvl w:val="0"/>
          <w:numId w:val="21"/>
        </w:numPr>
        <w:spacing w:after="0"/>
        <w:rPr>
          <w:lang w:val="en-US"/>
        </w:rPr>
      </w:pPr>
      <w:r>
        <w:t xml:space="preserve">There are three categories of honours of the Order of Canada, and recipients may use certain initials to indicate the honour received. </w:t>
      </w:r>
      <w:r w:rsidR="5AA2438E">
        <w:t xml:space="preserve">These abbreviations are set by the Order of Canada. </w:t>
      </w:r>
      <w:r>
        <w:t>These initials do not take periods:</w:t>
      </w:r>
    </w:p>
    <w:p w14:paraId="436186C2" w14:textId="7F39D922" w:rsidR="007E5FDE" w:rsidRPr="007E5FDE" w:rsidRDefault="0032263A" w:rsidP="007E5FDE">
      <w:pPr>
        <w:pStyle w:val="ListParagraph"/>
        <w:numPr>
          <w:ilvl w:val="1"/>
          <w:numId w:val="21"/>
        </w:numPr>
        <w:spacing w:after="0"/>
        <w:rPr>
          <w:lang w:val="en-US"/>
        </w:rPr>
      </w:pPr>
      <w:r>
        <w:t>C</w:t>
      </w:r>
      <w:r w:rsidR="007E5FDE" w:rsidRPr="4A89CA6C">
        <w:t>ompanion of the Order of Canada (CC)</w:t>
      </w:r>
    </w:p>
    <w:p w14:paraId="004155C9" w14:textId="694BE35D" w:rsidR="007E5FDE" w:rsidRPr="007E5FDE" w:rsidRDefault="0032263A" w:rsidP="007E5FDE">
      <w:pPr>
        <w:pStyle w:val="ListParagraph"/>
        <w:numPr>
          <w:ilvl w:val="1"/>
          <w:numId w:val="21"/>
        </w:numPr>
        <w:spacing w:after="0"/>
        <w:rPr>
          <w:lang w:val="en-US"/>
        </w:rPr>
      </w:pPr>
      <w:r>
        <w:t>O</w:t>
      </w:r>
      <w:r w:rsidR="007E5FDE" w:rsidRPr="4A89CA6C">
        <w:t>fficer of the Order of Canada (OC)</w:t>
      </w:r>
    </w:p>
    <w:p w14:paraId="197529B6" w14:textId="1F5E43EC" w:rsidR="007E5FDE" w:rsidRPr="007E5FDE" w:rsidRDefault="0032263A" w:rsidP="007E5FDE">
      <w:pPr>
        <w:pStyle w:val="ListParagraph"/>
        <w:numPr>
          <w:ilvl w:val="1"/>
          <w:numId w:val="21"/>
        </w:numPr>
        <w:spacing w:after="0"/>
        <w:rPr>
          <w:lang w:val="en-US"/>
        </w:rPr>
      </w:pPr>
      <w:r>
        <w:t>M</w:t>
      </w:r>
      <w:r w:rsidR="007E5FDE" w:rsidRPr="4A89CA6C">
        <w:t>ember of the Order of Canada (CM)</w:t>
      </w:r>
    </w:p>
    <w:p w14:paraId="1231BE67" w14:textId="77777777" w:rsidR="007E5FDE" w:rsidRDefault="007E5FDE" w:rsidP="4A89CA6C">
      <w:pPr>
        <w:spacing w:after="0"/>
      </w:pPr>
    </w:p>
    <w:p w14:paraId="486878EC" w14:textId="7C3AF699" w:rsidR="006B5A6A" w:rsidRPr="006B5A6A" w:rsidRDefault="0005398E" w:rsidP="5C52A293">
      <w:pPr>
        <w:pStyle w:val="ListParagraph"/>
        <w:numPr>
          <w:ilvl w:val="0"/>
          <w:numId w:val="21"/>
        </w:numPr>
        <w:spacing w:after="0"/>
        <w:rPr>
          <w:b/>
          <w:bCs/>
          <w:sz w:val="28"/>
          <w:szCs w:val="28"/>
        </w:rPr>
      </w:pPr>
      <w:r w:rsidRPr="5C52A293">
        <w:rPr>
          <w:b/>
          <w:bCs/>
          <w:sz w:val="28"/>
          <w:szCs w:val="28"/>
        </w:rPr>
        <w:t>INCLUSIVE</w:t>
      </w:r>
      <w:r w:rsidR="006B5A6A" w:rsidRPr="5C52A293">
        <w:rPr>
          <w:b/>
          <w:bCs/>
          <w:sz w:val="28"/>
          <w:szCs w:val="28"/>
        </w:rPr>
        <w:t xml:space="preserve"> LANGUAGE</w:t>
      </w:r>
    </w:p>
    <w:p w14:paraId="5B08B5D1" w14:textId="54C31F53" w:rsidR="006B5A6A" w:rsidRDefault="00817A19" w:rsidP="4A89CA6C">
      <w:pPr>
        <w:spacing w:after="0"/>
      </w:pPr>
      <w:r>
        <w:t xml:space="preserve">Inclusive language is essential for ensuring that all audiences feel seen, respected and valued. Keep the following in mind as you create all Trans Canada Trail communications. </w:t>
      </w:r>
      <w:r w:rsidR="009B0FA1">
        <w:t xml:space="preserve">For broad </w:t>
      </w:r>
      <w:r w:rsidR="00DC7DBB">
        <w:t xml:space="preserve">guidelines on </w:t>
      </w:r>
      <w:r w:rsidR="009B0FA1">
        <w:t>inclusive language, please refer to the Trans Canada Trail Brand Identity Guide.</w:t>
      </w:r>
      <w:r w:rsidR="00DC7DBB">
        <w:t xml:space="preserve"> </w:t>
      </w:r>
    </w:p>
    <w:p w14:paraId="0C8DAB35" w14:textId="77777777" w:rsidR="00817A19" w:rsidRDefault="00817A19" w:rsidP="4A89CA6C">
      <w:pPr>
        <w:spacing w:after="0"/>
      </w:pPr>
    </w:p>
    <w:p w14:paraId="4AE392AD" w14:textId="2400395B" w:rsidR="006B5A6A" w:rsidRPr="006B5A6A" w:rsidRDefault="006B5A6A" w:rsidP="4A89CA6C">
      <w:pPr>
        <w:spacing w:after="0"/>
        <w:rPr>
          <w:b/>
          <w:bCs/>
        </w:rPr>
      </w:pPr>
      <w:r w:rsidRPr="4A89CA6C">
        <w:rPr>
          <w:b/>
          <w:bCs/>
        </w:rPr>
        <w:t xml:space="preserve">Key </w:t>
      </w:r>
      <w:r w:rsidR="009B0FA1">
        <w:rPr>
          <w:b/>
          <w:bCs/>
        </w:rPr>
        <w:t xml:space="preserve">terminology </w:t>
      </w:r>
      <w:r w:rsidRPr="4A89CA6C">
        <w:rPr>
          <w:b/>
          <w:bCs/>
        </w:rPr>
        <w:t>points</w:t>
      </w:r>
    </w:p>
    <w:p w14:paraId="3581C7A3" w14:textId="1EE28975" w:rsidR="0005398E" w:rsidRDefault="0005398E" w:rsidP="0005398E">
      <w:pPr>
        <w:pStyle w:val="ListParagraph"/>
        <w:numPr>
          <w:ilvl w:val="0"/>
          <w:numId w:val="27"/>
        </w:numPr>
        <w:spacing w:after="0"/>
        <w:rPr>
          <w:lang w:val="en-US"/>
        </w:rPr>
      </w:pPr>
      <w:r w:rsidRPr="5C52A293">
        <w:rPr>
          <w:lang w:val="en-US"/>
        </w:rPr>
        <w:t>The Trans Canada Trail is for everyone. When writing about the T</w:t>
      </w:r>
      <w:r w:rsidR="00E94BB1" w:rsidRPr="5C52A293">
        <w:rPr>
          <w:lang w:val="en-US"/>
        </w:rPr>
        <w:t>rans Canada T</w:t>
      </w:r>
      <w:r w:rsidRPr="5C52A293">
        <w:rPr>
          <w:lang w:val="en-US"/>
        </w:rPr>
        <w:t xml:space="preserve">rail, focus on the features that enhance its accessibility, rather than the disabilities of specific Trail users. For example, highlight wide, firm </w:t>
      </w:r>
      <w:r w:rsidR="007F6281" w:rsidRPr="5C52A293">
        <w:rPr>
          <w:lang w:val="en-US"/>
        </w:rPr>
        <w:t>t</w:t>
      </w:r>
      <w:r w:rsidRPr="5C52A293">
        <w:rPr>
          <w:lang w:val="en-US"/>
        </w:rPr>
        <w:t xml:space="preserve">rail surfaces, plentiful seating, handrails and navigational tools because they are appealing to many who are planning to visit the Trail. </w:t>
      </w:r>
      <w:r w:rsidR="00B420E3" w:rsidRPr="5C52A293">
        <w:rPr>
          <w:lang w:val="en-US"/>
        </w:rPr>
        <w:t>Don’t mention disabilities if they aren’t relevant.</w:t>
      </w:r>
    </w:p>
    <w:p w14:paraId="2DA72AAF" w14:textId="77777777" w:rsidR="0005398E" w:rsidRPr="0005398E" w:rsidRDefault="0005398E" w:rsidP="0005398E">
      <w:pPr>
        <w:pStyle w:val="ListParagraph"/>
        <w:spacing w:after="0"/>
        <w:ind w:left="360"/>
        <w:rPr>
          <w:lang w:val="en-US"/>
        </w:rPr>
      </w:pPr>
    </w:p>
    <w:p w14:paraId="6DB543AE" w14:textId="31AD9071" w:rsidR="006B5A6A" w:rsidRPr="004B6589" w:rsidRDefault="00644799" w:rsidP="006B5A6A">
      <w:pPr>
        <w:pStyle w:val="ListParagraph"/>
        <w:numPr>
          <w:ilvl w:val="0"/>
          <w:numId w:val="27"/>
        </w:numPr>
        <w:spacing w:after="0"/>
        <w:rPr>
          <w:lang w:val="en-US"/>
        </w:rPr>
      </w:pPr>
      <w:r>
        <w:rPr>
          <w:kern w:val="2"/>
          <w:lang w:val="en-US"/>
          <w14:ligatures w14:val="standardContextual"/>
        </w:rPr>
        <w:t>Try to focus on the issue. Unless there is a reason to discuss a disabling condition, don’t include it. If you must write</w:t>
      </w:r>
      <w:r w:rsidRPr="007C47EE">
        <w:rPr>
          <w:kern w:val="2"/>
          <w:lang w:val="en-US"/>
          <w14:ligatures w14:val="standardContextual"/>
        </w:rPr>
        <w:t xml:space="preserve"> about people, always refer to the person first and the disability second, and only if it is relevant to the subject. </w:t>
      </w:r>
      <w:r>
        <w:rPr>
          <w:kern w:val="2"/>
          <w:lang w:val="en-US"/>
          <w14:ligatures w14:val="standardContextual"/>
        </w:rPr>
        <w:t xml:space="preserve"> When referring to all </w:t>
      </w:r>
      <w:commentRangeStart w:id="41"/>
      <w:commentRangeStart w:id="42"/>
      <w:r>
        <w:rPr>
          <w:kern w:val="2"/>
          <w:lang w:val="en-US"/>
          <w14:ligatures w14:val="standardContextual"/>
        </w:rPr>
        <w:t xml:space="preserve">trail users </w:t>
      </w:r>
      <w:commentRangeEnd w:id="41"/>
      <w:r w:rsidR="007F6281">
        <w:rPr>
          <w:rStyle w:val="CommentReference"/>
        </w:rPr>
        <w:commentReference w:id="41"/>
      </w:r>
      <w:commentRangeEnd w:id="42"/>
      <w:r>
        <w:rPr>
          <w:rStyle w:val="CommentReference"/>
        </w:rPr>
        <w:commentReference w:id="42"/>
      </w:r>
      <w:r>
        <w:rPr>
          <w:kern w:val="2"/>
          <w:lang w:val="en-US"/>
          <w14:ligatures w14:val="standardContextual"/>
        </w:rPr>
        <w:t xml:space="preserve">(including those with disabilities), it is best to </w:t>
      </w:r>
      <w:r w:rsidR="00A25AA7">
        <w:rPr>
          <w:kern w:val="2"/>
          <w:lang w:val="en-US"/>
          <w14:ligatures w14:val="standardContextual"/>
        </w:rPr>
        <w:t>say,</w:t>
      </w:r>
      <w:r>
        <w:rPr>
          <w:kern w:val="2"/>
          <w:lang w:val="en-US"/>
          <w14:ligatures w14:val="standardContextual"/>
        </w:rPr>
        <w:t xml:space="preserve"> “</w:t>
      </w:r>
      <w:commentRangeStart w:id="43"/>
      <w:r>
        <w:rPr>
          <w:kern w:val="2"/>
          <w:lang w:val="en-US"/>
          <w14:ligatures w14:val="standardContextual"/>
        </w:rPr>
        <w:t xml:space="preserve">trail users </w:t>
      </w:r>
      <w:commentRangeEnd w:id="43"/>
      <w:r w:rsidR="007F6281">
        <w:rPr>
          <w:rStyle w:val="CommentReference"/>
        </w:rPr>
        <w:commentReference w:id="43"/>
      </w:r>
      <w:r>
        <w:rPr>
          <w:kern w:val="2"/>
          <w:lang w:val="en-US"/>
          <w14:ligatures w14:val="standardContextual"/>
        </w:rPr>
        <w:t xml:space="preserve">with diverse abilities.” If you are writing specifically about disability, refer </w:t>
      </w:r>
      <w:commentRangeStart w:id="44"/>
      <w:commentRangeStart w:id="45"/>
      <w:commentRangeStart w:id="46"/>
      <w:commentRangeStart w:id="47"/>
      <w:commentRangeStart w:id="48"/>
      <w:r w:rsidR="006B5A6A" w:rsidRPr="5E9717C1">
        <w:t>to "people with disabilities</w:t>
      </w:r>
      <w:r w:rsidR="00205077">
        <w:t>,</w:t>
      </w:r>
      <w:r w:rsidR="006B5A6A" w:rsidRPr="5E9717C1">
        <w:t>" instead of "disabled people</w:t>
      </w:r>
      <w:r w:rsidR="00205077">
        <w:t>,</w:t>
      </w:r>
      <w:r w:rsidR="006B5A6A" w:rsidRPr="5E9717C1">
        <w:t>" so that the person</w:t>
      </w:r>
      <w:r w:rsidR="00D94924">
        <w:t xml:space="preserve"> </w:t>
      </w:r>
      <w:r w:rsidR="006B5A6A" w:rsidRPr="5E9717C1">
        <w:t>is first.</w:t>
      </w:r>
      <w:commentRangeEnd w:id="44"/>
      <w:r w:rsidR="006B5A6A">
        <w:commentReference w:id="44"/>
      </w:r>
      <w:commentRangeEnd w:id="45"/>
      <w:r w:rsidR="0050100C">
        <w:rPr>
          <w:rStyle w:val="CommentReference"/>
        </w:rPr>
        <w:commentReference w:id="45"/>
      </w:r>
      <w:commentRangeEnd w:id="46"/>
      <w:r w:rsidR="00DA122E">
        <w:rPr>
          <w:rStyle w:val="CommentReference"/>
        </w:rPr>
        <w:commentReference w:id="46"/>
      </w:r>
      <w:commentRangeEnd w:id="47"/>
      <w:r w:rsidR="006276F7">
        <w:rPr>
          <w:rStyle w:val="CommentReference"/>
        </w:rPr>
        <w:commentReference w:id="47"/>
      </w:r>
      <w:commentRangeEnd w:id="48"/>
      <w:r w:rsidR="00965E86">
        <w:rPr>
          <w:rStyle w:val="CommentReference"/>
        </w:rPr>
        <w:commentReference w:id="48"/>
      </w:r>
    </w:p>
    <w:p w14:paraId="1A0FE7B7" w14:textId="77777777" w:rsidR="00D94924" w:rsidRPr="006B5A6A" w:rsidRDefault="00D94924" w:rsidP="004B6589">
      <w:pPr>
        <w:pStyle w:val="ListParagraph"/>
        <w:spacing w:after="0"/>
        <w:ind w:left="360"/>
        <w:rPr>
          <w:lang w:val="en-US"/>
        </w:rPr>
      </w:pPr>
    </w:p>
    <w:p w14:paraId="673E5089" w14:textId="1D68BF14" w:rsidR="006B5A6A" w:rsidRPr="004B6589" w:rsidRDefault="2094F5C7" w:rsidP="006B5A6A">
      <w:pPr>
        <w:pStyle w:val="ListParagraph"/>
        <w:numPr>
          <w:ilvl w:val="0"/>
          <w:numId w:val="27"/>
        </w:numPr>
        <w:spacing w:after="0"/>
        <w:rPr>
          <w:lang w:val="en-US"/>
        </w:rPr>
      </w:pPr>
      <w:r w:rsidRPr="47B2F84A">
        <w:t>Accessible does not refer only to wheelchair accessibility</w:t>
      </w:r>
      <w:r w:rsidR="57B75E55" w:rsidRPr="47B2F84A">
        <w:t>.</w:t>
      </w:r>
      <w:r w:rsidRPr="47B2F84A">
        <w:t xml:space="preserve"> </w:t>
      </w:r>
      <w:r w:rsidR="3887A3A5" w:rsidRPr="47B2F84A">
        <w:t>T</w:t>
      </w:r>
      <w:r w:rsidRPr="47B2F84A">
        <w:t>here are many different disabilities, including mobility, sensory and cognitive.</w:t>
      </w:r>
    </w:p>
    <w:p w14:paraId="705BAF9C" w14:textId="77777777" w:rsidR="00205077" w:rsidRPr="00205077" w:rsidRDefault="00205077" w:rsidP="004B6589">
      <w:pPr>
        <w:spacing w:after="0"/>
        <w:rPr>
          <w:lang w:val="en-US"/>
        </w:rPr>
      </w:pPr>
    </w:p>
    <w:p w14:paraId="484BB350" w14:textId="215E71A2" w:rsidR="006B5A6A" w:rsidRPr="00E43D09" w:rsidRDefault="2094F5C7" w:rsidP="006B5A6A">
      <w:pPr>
        <w:pStyle w:val="ListParagraph"/>
        <w:numPr>
          <w:ilvl w:val="0"/>
          <w:numId w:val="27"/>
        </w:numPr>
        <w:spacing w:after="0"/>
        <w:rPr>
          <w:lang w:val="en-US"/>
        </w:rPr>
      </w:pPr>
      <w:commentRangeStart w:id="50"/>
      <w:commentRangeStart w:id="51"/>
      <w:commentRangeStart w:id="52"/>
      <w:r>
        <w:t xml:space="preserve">Stick to the term </w:t>
      </w:r>
      <w:r w:rsidR="46D1DF00">
        <w:t>“</w:t>
      </w:r>
      <w:r>
        <w:t>accessible</w:t>
      </w:r>
      <w:r w:rsidR="57E767B5">
        <w:t>”</w:t>
      </w:r>
      <w:r>
        <w:t xml:space="preserve"> to describe the degree to which people can access a Trail section. </w:t>
      </w:r>
      <w:commentRangeEnd w:id="50"/>
      <w:r>
        <w:rPr>
          <w:rStyle w:val="CommentReference"/>
        </w:rPr>
        <w:commentReference w:id="50"/>
      </w:r>
      <w:commentRangeEnd w:id="51"/>
      <w:r>
        <w:rPr>
          <w:rStyle w:val="CommentReference"/>
        </w:rPr>
        <w:commentReference w:id="51"/>
      </w:r>
      <w:commentRangeEnd w:id="52"/>
      <w:r>
        <w:rPr>
          <w:rStyle w:val="CommentReference"/>
        </w:rPr>
        <w:commentReference w:id="52"/>
      </w:r>
      <w:r>
        <w:t xml:space="preserve">The terms </w:t>
      </w:r>
      <w:r w:rsidR="011B5631">
        <w:t>“</w:t>
      </w:r>
      <w:r>
        <w:t>barrier-free</w:t>
      </w:r>
      <w:r w:rsidR="0050100C">
        <w:t>,</w:t>
      </w:r>
      <w:r w:rsidR="70AEAB59">
        <w:t>”</w:t>
      </w:r>
      <w:r>
        <w:t xml:space="preserve"> </w:t>
      </w:r>
      <w:r w:rsidR="6042C8AF">
        <w:t>“</w:t>
      </w:r>
      <w:r>
        <w:t>accessible design</w:t>
      </w:r>
      <w:r w:rsidR="0050100C">
        <w:t>,</w:t>
      </w:r>
      <w:r w:rsidR="19D6A033">
        <w:t>”</w:t>
      </w:r>
      <w:r>
        <w:t xml:space="preserve"> </w:t>
      </w:r>
      <w:r w:rsidR="527D8FD0">
        <w:t>“</w:t>
      </w:r>
      <w:r>
        <w:t>universal design</w:t>
      </w:r>
      <w:r w:rsidR="6D38F548">
        <w:t>”</w:t>
      </w:r>
      <w:r>
        <w:t xml:space="preserve"> and </w:t>
      </w:r>
      <w:r w:rsidR="37282358">
        <w:t>“</w:t>
      </w:r>
      <w:r>
        <w:t>accessible</w:t>
      </w:r>
      <w:r w:rsidR="649CACC7">
        <w:t>”</w:t>
      </w:r>
      <w:r>
        <w:t xml:space="preserve"> all mean different things, so they aren</w:t>
      </w:r>
      <w:r w:rsidR="36AA02F5">
        <w:t>’</w:t>
      </w:r>
      <w:r>
        <w:t>t interchangeable.</w:t>
      </w:r>
    </w:p>
    <w:p w14:paraId="6D898676" w14:textId="77777777" w:rsidR="00E43D09" w:rsidRPr="00E43D09" w:rsidRDefault="00E43D09" w:rsidP="00E43D09">
      <w:pPr>
        <w:pStyle w:val="ListParagraph"/>
        <w:rPr>
          <w:lang w:val="en-US"/>
        </w:rPr>
      </w:pPr>
    </w:p>
    <w:p w14:paraId="14230B8C" w14:textId="2602307A" w:rsidR="00E43D09" w:rsidRPr="006B5A6A" w:rsidRDefault="00E43D09" w:rsidP="1CB1DA6A">
      <w:pPr>
        <w:pStyle w:val="ListParagraph"/>
        <w:numPr>
          <w:ilvl w:val="0"/>
          <w:numId w:val="27"/>
        </w:numPr>
        <w:spacing w:after="0"/>
        <w:rPr>
          <w:rFonts w:eastAsiaTheme="minorEastAsia"/>
        </w:rPr>
      </w:pPr>
      <w:r>
        <w:t xml:space="preserve">Avoid describing people with disabilities as either super </w:t>
      </w:r>
      <w:r w:rsidR="007F6281">
        <w:t xml:space="preserve">achievers </w:t>
      </w:r>
      <w:r>
        <w:t>or as tragic figures (e.g. brave, courageous, inspirational)</w:t>
      </w:r>
      <w:r w:rsidR="007F6281">
        <w:t xml:space="preserve">, solely based on their disability; </w:t>
      </w:r>
      <w:proofErr w:type="gramStart"/>
      <w:r w:rsidR="007F6281">
        <w:t>of course</w:t>
      </w:r>
      <w:proofErr w:type="gramEnd"/>
      <w:r w:rsidR="007F6281">
        <w:t xml:space="preserve"> someone with a disability can be brave, courageous or inspirational for other reasons</w:t>
      </w:r>
      <w:r>
        <w:t>.</w:t>
      </w:r>
    </w:p>
    <w:p w14:paraId="5CB50C6B" w14:textId="77777777" w:rsidR="00E43D09" w:rsidRPr="00E43D09" w:rsidRDefault="00E43D09" w:rsidP="00E43D09">
      <w:pPr>
        <w:spacing w:after="0"/>
        <w:rPr>
          <w:rFonts w:eastAsiaTheme="minorEastAsia"/>
        </w:rPr>
      </w:pPr>
    </w:p>
    <w:p w14:paraId="0C532A46" w14:textId="3B12F88E" w:rsidR="00E43D09" w:rsidRPr="00644799" w:rsidRDefault="007F6281" w:rsidP="00644799">
      <w:pPr>
        <w:pStyle w:val="ListParagraph"/>
        <w:numPr>
          <w:ilvl w:val="0"/>
          <w:numId w:val="27"/>
        </w:numPr>
        <w:spacing w:after="0"/>
        <w:rPr>
          <w:kern w:val="2"/>
          <w:lang w:val="en-US"/>
          <w14:ligatures w14:val="standardContextual"/>
        </w:rPr>
      </w:pPr>
      <w:r>
        <w:lastRenderedPageBreak/>
        <w:t>Avoid</w:t>
      </w:r>
      <w:r w:rsidR="00E43D09" w:rsidRPr="47B2F84A">
        <w:t xml:space="preserve"> words and phrases that describe suffering (e.g. </w:t>
      </w:r>
      <w:r w:rsidR="3FBE0F63" w:rsidRPr="47B2F84A">
        <w:t>“</w:t>
      </w:r>
      <w:r w:rsidR="00E43D09" w:rsidRPr="47B2F84A">
        <w:t>suffers from...</w:t>
      </w:r>
      <w:r w:rsidR="00E43D09">
        <w:t>,</w:t>
      </w:r>
      <w:r w:rsidR="644504A8">
        <w:t>”</w:t>
      </w:r>
      <w:r w:rsidR="00E43D09" w:rsidRPr="47B2F84A">
        <w:t xml:space="preserve"> </w:t>
      </w:r>
      <w:r w:rsidR="1F0DE854" w:rsidRPr="47B2F84A">
        <w:t>“</w:t>
      </w:r>
      <w:r w:rsidR="00E43D09" w:rsidRPr="47B2F84A">
        <w:t>stricken with...</w:t>
      </w:r>
      <w:r w:rsidR="00E43D09">
        <w:t xml:space="preserve"> ,</w:t>
      </w:r>
      <w:r w:rsidR="161D7C05">
        <w:t>”</w:t>
      </w:r>
      <w:r w:rsidR="00E43D09" w:rsidRPr="47B2F84A">
        <w:t xml:space="preserve"> </w:t>
      </w:r>
      <w:r w:rsidR="60736E9E" w:rsidRPr="47B2F84A">
        <w:t>“</w:t>
      </w:r>
      <w:r w:rsidR="00E43D09" w:rsidRPr="47B2F84A">
        <w:t>afflicted with...</w:t>
      </w:r>
      <w:r w:rsidR="5C249BD1" w:rsidRPr="47B2F84A">
        <w:t>”</w:t>
      </w:r>
      <w:r w:rsidR="00E43D09" w:rsidRPr="47B2F84A">
        <w:t>).</w:t>
      </w:r>
      <w:r w:rsidR="00644799" w:rsidRPr="00644799">
        <w:rPr>
          <w:kern w:val="2"/>
          <w:lang w:val="en-US"/>
          <w14:ligatures w14:val="standardContextual"/>
        </w:rPr>
        <w:t xml:space="preserve"> </w:t>
      </w:r>
      <w:r w:rsidR="00644799">
        <w:rPr>
          <w:kern w:val="2"/>
          <w:lang w:val="en-US"/>
          <w14:ligatures w14:val="standardContextual"/>
        </w:rPr>
        <w:t xml:space="preserve">This includes </w:t>
      </w:r>
      <w:r w:rsidR="00A25AA7">
        <w:rPr>
          <w:kern w:val="2"/>
          <w:lang w:val="en-US"/>
          <w14:ligatures w14:val="standardContextual"/>
        </w:rPr>
        <w:t>“</w:t>
      </w:r>
      <w:r w:rsidR="00644799">
        <w:rPr>
          <w:kern w:val="2"/>
          <w:lang w:val="en-US"/>
          <w14:ligatures w14:val="standardContextual"/>
        </w:rPr>
        <w:t>confined to a wheelchair</w:t>
      </w:r>
      <w:r w:rsidR="00A25AA7">
        <w:rPr>
          <w:kern w:val="2"/>
          <w:lang w:val="en-US"/>
          <w14:ligatures w14:val="standardContextual"/>
        </w:rPr>
        <w:t>”</w:t>
      </w:r>
      <w:r w:rsidR="00644799">
        <w:rPr>
          <w:kern w:val="2"/>
          <w:lang w:val="en-US"/>
          <w14:ligatures w14:val="standardContextual"/>
        </w:rPr>
        <w:t xml:space="preserve"> — this is offensive because many feel that their wheelchair has allowed them freedom as opposed to confinement.</w:t>
      </w:r>
      <w:r w:rsidR="5729B2EC">
        <w:rPr>
          <w:kern w:val="2"/>
          <w:lang w:val="en-US"/>
          <w14:ligatures w14:val="standardContextual"/>
        </w:rPr>
        <w:t xml:space="preserve"> See chart below for alternate wording suggestions.</w:t>
      </w:r>
    </w:p>
    <w:p w14:paraId="4AEEE621" w14:textId="77777777" w:rsidR="00690576" w:rsidRPr="00690576" w:rsidRDefault="00690576" w:rsidP="00690576">
      <w:pPr>
        <w:pStyle w:val="ListParagraph"/>
        <w:rPr>
          <w:lang w:val="en-US"/>
        </w:rPr>
      </w:pPr>
    </w:p>
    <w:p w14:paraId="022B1C72" w14:textId="033A0678" w:rsidR="00690576" w:rsidRDefault="00690576" w:rsidP="006B5A6A">
      <w:pPr>
        <w:pStyle w:val="ListParagraph"/>
        <w:numPr>
          <w:ilvl w:val="0"/>
          <w:numId w:val="27"/>
        </w:numPr>
        <w:spacing w:after="0"/>
        <w:rPr>
          <w:lang w:val="en-US"/>
        </w:rPr>
      </w:pPr>
      <w:r>
        <w:rPr>
          <w:lang w:val="en-US"/>
        </w:rPr>
        <w:t>The chart below provides some guidelines on inclusive language, but always use the term</w:t>
      </w:r>
      <w:r w:rsidR="00DC7DBB">
        <w:rPr>
          <w:lang w:val="en-US"/>
        </w:rPr>
        <w:t>inology</w:t>
      </w:r>
      <w:r>
        <w:rPr>
          <w:lang w:val="en-US"/>
        </w:rPr>
        <w:t xml:space="preserve"> preferred by the person or community you’re writing about.</w:t>
      </w:r>
      <w:r w:rsidR="00DC7DBB">
        <w:rPr>
          <w:lang w:val="en-US"/>
        </w:rPr>
        <w:t xml:space="preserve"> The Government of Canada has created </w:t>
      </w:r>
      <w:hyperlink r:id="rId15" w:history="1">
        <w:r w:rsidR="00DC7DBB" w:rsidRPr="00DC7DBB">
          <w:rPr>
            <w:rStyle w:val="Hyperlink"/>
            <w:lang w:val="en-US"/>
          </w:rPr>
          <w:t>this useful reference</w:t>
        </w:r>
      </w:hyperlink>
      <w:r w:rsidR="00DC7DBB">
        <w:rPr>
          <w:lang w:val="en-US"/>
        </w:rPr>
        <w:t xml:space="preserve"> on inclusive writing, including gender-inclusive writing techniques</w:t>
      </w:r>
      <w:r w:rsidR="00644799">
        <w:rPr>
          <w:lang w:val="en-US"/>
        </w:rPr>
        <w:t xml:space="preserve">, as well as </w:t>
      </w:r>
      <w:commentRangeStart w:id="53"/>
      <w:r w:rsidR="00644799">
        <w:rPr>
          <w:lang w:val="en-US"/>
        </w:rPr>
        <w:fldChar w:fldCharType="begin"/>
      </w:r>
      <w:r w:rsidR="00644799">
        <w:rPr>
          <w:lang w:val="en-US"/>
        </w:rPr>
        <w:instrText>HYPERLINK "https://www.tbs-sct.canada.ca/pol/doc-eng.aspx?id=32785"</w:instrText>
      </w:r>
      <w:r w:rsidR="00644799">
        <w:rPr>
          <w:lang w:val="en-US"/>
        </w:rPr>
      </w:r>
      <w:r w:rsidR="00644799">
        <w:rPr>
          <w:lang w:val="en-US"/>
        </w:rPr>
        <w:fldChar w:fldCharType="separate"/>
      </w:r>
      <w:r w:rsidR="00644799" w:rsidRPr="00644799">
        <w:rPr>
          <w:rStyle w:val="Hyperlink"/>
          <w:lang w:val="en-US"/>
        </w:rPr>
        <w:t>these guidelines on making communications diverse and inclusive</w:t>
      </w:r>
      <w:r w:rsidR="00644799">
        <w:rPr>
          <w:lang w:val="en-US"/>
        </w:rPr>
        <w:fldChar w:fldCharType="end"/>
      </w:r>
      <w:commentRangeEnd w:id="53"/>
      <w:r w:rsidR="00644799">
        <w:rPr>
          <w:rStyle w:val="CommentReference"/>
        </w:rPr>
        <w:commentReference w:id="53"/>
      </w:r>
      <w:r w:rsidR="00644799">
        <w:rPr>
          <w:lang w:val="en-US"/>
        </w:rPr>
        <w:t xml:space="preserve">. </w:t>
      </w:r>
    </w:p>
    <w:p w14:paraId="1FFE33BA" w14:textId="77777777" w:rsidR="00D94924" w:rsidRDefault="00D94924" w:rsidP="4A89CA6C">
      <w:pPr>
        <w:spacing w:after="0"/>
        <w:rPr>
          <w:b/>
          <w:bCs/>
        </w:rPr>
      </w:pPr>
    </w:p>
    <w:tbl>
      <w:tblPr>
        <w:tblStyle w:val="TableGrid"/>
        <w:tblW w:w="0" w:type="auto"/>
        <w:tblLook w:val="04A0" w:firstRow="1" w:lastRow="0" w:firstColumn="1" w:lastColumn="0" w:noHBand="0" w:noVBand="1"/>
      </w:tblPr>
      <w:tblGrid>
        <w:gridCol w:w="4675"/>
        <w:gridCol w:w="4675"/>
      </w:tblGrid>
      <w:tr w:rsidR="00690576" w14:paraId="45EE5331" w14:textId="77777777" w:rsidTr="1CB1DA6A">
        <w:tc>
          <w:tcPr>
            <w:tcW w:w="4675" w:type="dxa"/>
          </w:tcPr>
          <w:p w14:paraId="7EE609D3" w14:textId="3442B886" w:rsidR="00690576" w:rsidRDefault="00690576" w:rsidP="4A89CA6C">
            <w:pPr>
              <w:rPr>
                <w:b/>
                <w:bCs/>
              </w:rPr>
            </w:pPr>
            <w:r>
              <w:rPr>
                <w:b/>
                <w:bCs/>
              </w:rPr>
              <w:t>Terms to avoid</w:t>
            </w:r>
          </w:p>
        </w:tc>
        <w:tc>
          <w:tcPr>
            <w:tcW w:w="4675" w:type="dxa"/>
          </w:tcPr>
          <w:p w14:paraId="5A13D564" w14:textId="264EDCA8" w:rsidR="00690576" w:rsidRDefault="00690576" w:rsidP="4A89CA6C">
            <w:pPr>
              <w:rPr>
                <w:b/>
                <w:bCs/>
              </w:rPr>
            </w:pPr>
            <w:r>
              <w:rPr>
                <w:b/>
                <w:bCs/>
              </w:rPr>
              <w:t>Terms to use</w:t>
            </w:r>
          </w:p>
        </w:tc>
      </w:tr>
      <w:tr w:rsidR="00690576" w14:paraId="1CDC1347" w14:textId="77777777" w:rsidTr="1CB1DA6A">
        <w:tc>
          <w:tcPr>
            <w:tcW w:w="4675" w:type="dxa"/>
          </w:tcPr>
          <w:p w14:paraId="323EF780" w14:textId="6DC08F67" w:rsidR="00690576" w:rsidRDefault="00690576" w:rsidP="4A89CA6C">
            <w:r>
              <w:t>Hearing impaired</w:t>
            </w:r>
          </w:p>
          <w:p w14:paraId="62FA4DEC" w14:textId="426A6B77" w:rsidR="00690576" w:rsidRPr="00690576" w:rsidRDefault="00690576" w:rsidP="4A89CA6C"/>
        </w:tc>
        <w:tc>
          <w:tcPr>
            <w:tcW w:w="4675" w:type="dxa"/>
          </w:tcPr>
          <w:p w14:paraId="3EC51C89" w14:textId="61E6C236" w:rsidR="00690576" w:rsidRDefault="00644799" w:rsidP="4A89CA6C">
            <w:r>
              <w:t>Person who is d</w:t>
            </w:r>
            <w:r w:rsidR="0063795F">
              <w:t>eaf</w:t>
            </w:r>
            <w:r>
              <w:t xml:space="preserve">/person who is </w:t>
            </w:r>
            <w:r w:rsidR="0063795F">
              <w:t>h</w:t>
            </w:r>
            <w:r w:rsidR="00690576">
              <w:t>ard</w:t>
            </w:r>
            <w:r w:rsidR="0063795F">
              <w:t>-</w:t>
            </w:r>
            <w:r w:rsidR="00690576">
              <w:t>of</w:t>
            </w:r>
            <w:r w:rsidR="0063795F">
              <w:t>-</w:t>
            </w:r>
            <w:r w:rsidR="00690576">
              <w:t>hearing (when referring to someone with partial hearing)</w:t>
            </w:r>
          </w:p>
          <w:p w14:paraId="378C4FBF" w14:textId="50695146" w:rsidR="00690576" w:rsidRPr="00690576" w:rsidRDefault="00690576" w:rsidP="4A89CA6C"/>
        </w:tc>
      </w:tr>
      <w:tr w:rsidR="00690576" w14:paraId="4A911536" w14:textId="77777777" w:rsidTr="1CB1DA6A">
        <w:tc>
          <w:tcPr>
            <w:tcW w:w="4675" w:type="dxa"/>
          </w:tcPr>
          <w:p w14:paraId="3BEA85F5" w14:textId="77777777" w:rsidR="00690576" w:rsidRDefault="00690576" w:rsidP="4A89CA6C">
            <w:r>
              <w:t>Wheelchair parking</w:t>
            </w:r>
          </w:p>
          <w:p w14:paraId="41DC49CF" w14:textId="4CFD12C1" w:rsidR="00690576" w:rsidRPr="00690576" w:rsidRDefault="00690576" w:rsidP="4A89CA6C"/>
        </w:tc>
        <w:tc>
          <w:tcPr>
            <w:tcW w:w="4675" w:type="dxa"/>
          </w:tcPr>
          <w:p w14:paraId="3B085AD3" w14:textId="51DE01EF" w:rsidR="00690576" w:rsidRPr="00690576" w:rsidRDefault="00690576" w:rsidP="4A89CA6C">
            <w:r>
              <w:t>Designated parking spot</w:t>
            </w:r>
          </w:p>
        </w:tc>
      </w:tr>
      <w:tr w:rsidR="00690576" w14:paraId="0F0A4263" w14:textId="77777777" w:rsidTr="1CB1DA6A">
        <w:tc>
          <w:tcPr>
            <w:tcW w:w="4675" w:type="dxa"/>
          </w:tcPr>
          <w:p w14:paraId="73DD2AE4" w14:textId="3F3B6881" w:rsidR="00690576" w:rsidRDefault="00690576" w:rsidP="4A89CA6C">
            <w:r>
              <w:t>Wheelchair washroom</w:t>
            </w:r>
          </w:p>
        </w:tc>
        <w:tc>
          <w:tcPr>
            <w:tcW w:w="4675" w:type="dxa"/>
          </w:tcPr>
          <w:p w14:paraId="7C70D02C" w14:textId="77777777" w:rsidR="00690576" w:rsidRDefault="00690576" w:rsidP="4A89CA6C">
            <w:r>
              <w:t>Accessible restroom</w:t>
            </w:r>
          </w:p>
          <w:p w14:paraId="06C357C1" w14:textId="672A436D" w:rsidR="00690576" w:rsidRDefault="00690576" w:rsidP="4A89CA6C"/>
        </w:tc>
      </w:tr>
      <w:tr w:rsidR="00690576" w14:paraId="79668679" w14:textId="77777777" w:rsidTr="1CB1DA6A">
        <w:tc>
          <w:tcPr>
            <w:tcW w:w="4675" w:type="dxa"/>
          </w:tcPr>
          <w:p w14:paraId="3AE79A2D" w14:textId="549BCACF" w:rsidR="00690576" w:rsidRPr="00690576" w:rsidRDefault="00690576" w:rsidP="4A89CA6C">
            <w:r>
              <w:t>The blind</w:t>
            </w:r>
            <w:r w:rsidR="00644799">
              <w:t>/Visually impaired</w:t>
            </w:r>
          </w:p>
        </w:tc>
        <w:tc>
          <w:tcPr>
            <w:tcW w:w="4675" w:type="dxa"/>
          </w:tcPr>
          <w:p w14:paraId="2CE49DEE" w14:textId="08F48B16" w:rsidR="00690576" w:rsidRDefault="00B420E3" w:rsidP="4A89CA6C">
            <w:r>
              <w:t>Person</w:t>
            </w:r>
            <w:r w:rsidR="00690576">
              <w:t xml:space="preserve"> who </w:t>
            </w:r>
            <w:r>
              <w:t>is</w:t>
            </w:r>
            <w:r w:rsidR="00690576">
              <w:t xml:space="preserve"> blind</w:t>
            </w:r>
            <w:r w:rsidR="00644799">
              <w:t>, or person with low vision</w:t>
            </w:r>
          </w:p>
          <w:p w14:paraId="621276DA" w14:textId="1FDC3543" w:rsidR="00690576" w:rsidRPr="00690576" w:rsidRDefault="00690576" w:rsidP="4A89CA6C"/>
        </w:tc>
      </w:tr>
      <w:tr w:rsidR="00690576" w14:paraId="56FA42A1" w14:textId="77777777" w:rsidTr="1CB1DA6A">
        <w:tc>
          <w:tcPr>
            <w:tcW w:w="4675" w:type="dxa"/>
          </w:tcPr>
          <w:p w14:paraId="4BAB4ABF" w14:textId="77777777" w:rsidR="00690576" w:rsidRDefault="00690576" w:rsidP="4A89CA6C">
            <w:r>
              <w:t xml:space="preserve">The disabled </w:t>
            </w:r>
          </w:p>
          <w:p w14:paraId="6AE70FBE" w14:textId="77777777" w:rsidR="00690576" w:rsidRDefault="00690576" w:rsidP="4A89CA6C">
            <w:r>
              <w:t>Crippled</w:t>
            </w:r>
          </w:p>
          <w:p w14:paraId="7F3D6588" w14:textId="77777777" w:rsidR="00690576" w:rsidRDefault="00690576" w:rsidP="4A89CA6C">
            <w:r>
              <w:t>Handicapped</w:t>
            </w:r>
          </w:p>
          <w:p w14:paraId="6A9D9519" w14:textId="3A0F0C67" w:rsidR="00B420E3" w:rsidRDefault="00B420E3" w:rsidP="4A89CA6C">
            <w:r>
              <w:t>Wheelchair-bound</w:t>
            </w:r>
            <w:r w:rsidR="005A75BA">
              <w:t>, confined to a wheelchair</w:t>
            </w:r>
          </w:p>
          <w:p w14:paraId="10AA2D2D" w14:textId="77777777" w:rsidR="00690576" w:rsidRDefault="00690576" w:rsidP="4A89CA6C">
            <w:r>
              <w:t>Differently abled</w:t>
            </w:r>
          </w:p>
          <w:p w14:paraId="75D6B628" w14:textId="77777777" w:rsidR="00690576" w:rsidRDefault="00690576" w:rsidP="4A89CA6C">
            <w:r>
              <w:t>Physically challenged</w:t>
            </w:r>
          </w:p>
          <w:p w14:paraId="2982A0A8" w14:textId="14094B2F" w:rsidR="00644799" w:rsidRDefault="00644799" w:rsidP="4A89CA6C">
            <w:r>
              <w:t>Suffers from</w:t>
            </w:r>
          </w:p>
          <w:p w14:paraId="70266E1C" w14:textId="22375DAD" w:rsidR="00644799" w:rsidRDefault="00644799" w:rsidP="4A89CA6C">
            <w:r>
              <w:t>Differently abled</w:t>
            </w:r>
          </w:p>
          <w:p w14:paraId="6D41C4C5" w14:textId="3A8E3EA9" w:rsidR="00690576" w:rsidRPr="00690576" w:rsidRDefault="00644799" w:rsidP="4A89CA6C">
            <w:r>
              <w:t>Victim of…</w:t>
            </w:r>
          </w:p>
        </w:tc>
        <w:tc>
          <w:tcPr>
            <w:tcW w:w="4675" w:type="dxa"/>
          </w:tcPr>
          <w:p w14:paraId="47D7870A" w14:textId="3779C4C3" w:rsidR="00B420E3" w:rsidRDefault="00690576" w:rsidP="4A89CA6C">
            <w:r>
              <w:t>P</w:t>
            </w:r>
            <w:r w:rsidR="00B420E3">
              <w:t>erson</w:t>
            </w:r>
            <w:r>
              <w:t xml:space="preserve"> with a disability</w:t>
            </w:r>
          </w:p>
          <w:p w14:paraId="42AF6CDA" w14:textId="4D57C251" w:rsidR="00690576" w:rsidRDefault="00B420E3" w:rsidP="4A89CA6C">
            <w:r>
              <w:t>P</w:t>
            </w:r>
            <w:r w:rsidR="00690576">
              <w:t>e</w:t>
            </w:r>
            <w:r>
              <w:t>rson</w:t>
            </w:r>
            <w:r w:rsidR="00690576">
              <w:t xml:space="preserve"> with reduced mobility</w:t>
            </w:r>
          </w:p>
          <w:p w14:paraId="1C5D23C0" w14:textId="37D367C1" w:rsidR="008252B8" w:rsidRDefault="00B420E3" w:rsidP="4A89CA6C">
            <w:r>
              <w:t xml:space="preserve">Person with support needs </w:t>
            </w:r>
          </w:p>
          <w:p w14:paraId="4A63C115" w14:textId="5A38FE98" w:rsidR="008252B8" w:rsidRDefault="00644799" w:rsidP="4A89CA6C">
            <w:r>
              <w:t>Person who uses a wheelchair</w:t>
            </w:r>
          </w:p>
          <w:p w14:paraId="7586DEEC" w14:textId="77777777" w:rsidR="008252B8" w:rsidRDefault="008252B8" w:rsidP="4A89CA6C"/>
          <w:p w14:paraId="21D13D2A" w14:textId="77777777" w:rsidR="008252B8" w:rsidRDefault="008252B8" w:rsidP="4A89CA6C"/>
          <w:p w14:paraId="0F269A4D" w14:textId="617D0B3C" w:rsidR="00690576" w:rsidRPr="00690576" w:rsidRDefault="00690576" w:rsidP="4A89CA6C"/>
        </w:tc>
      </w:tr>
      <w:tr w:rsidR="00690576" w14:paraId="4A3B34C1" w14:textId="77777777" w:rsidTr="1CB1DA6A">
        <w:tc>
          <w:tcPr>
            <w:tcW w:w="4675" w:type="dxa"/>
          </w:tcPr>
          <w:p w14:paraId="59DAFF57" w14:textId="14DFA665" w:rsidR="00690576" w:rsidRPr="00690576" w:rsidRDefault="0076550E" w:rsidP="4A89CA6C">
            <w:r>
              <w:t>Normal</w:t>
            </w:r>
          </w:p>
        </w:tc>
        <w:tc>
          <w:tcPr>
            <w:tcW w:w="4675" w:type="dxa"/>
          </w:tcPr>
          <w:p w14:paraId="4182992D" w14:textId="509077F8" w:rsidR="00690576" w:rsidRPr="00690576" w:rsidRDefault="0076550E" w:rsidP="4A89CA6C">
            <w:r>
              <w:t>Person who is not disabled</w:t>
            </w:r>
          </w:p>
        </w:tc>
      </w:tr>
    </w:tbl>
    <w:p w14:paraId="61F1E20B" w14:textId="77777777" w:rsidR="00690576" w:rsidRDefault="00690576" w:rsidP="4A89CA6C">
      <w:pPr>
        <w:spacing w:after="0"/>
        <w:rPr>
          <w:b/>
          <w:bCs/>
        </w:rPr>
      </w:pPr>
    </w:p>
    <w:p w14:paraId="1B08F22D" w14:textId="2821491A" w:rsidR="006B5A6A" w:rsidRPr="006B5A6A" w:rsidRDefault="006B5A6A" w:rsidP="4A89CA6C">
      <w:pPr>
        <w:spacing w:after="0"/>
        <w:rPr>
          <w:b/>
          <w:bCs/>
        </w:rPr>
      </w:pPr>
      <w:r w:rsidRPr="4A89CA6C">
        <w:rPr>
          <w:b/>
          <w:bCs/>
        </w:rPr>
        <w:t xml:space="preserve">IMAGES </w:t>
      </w:r>
    </w:p>
    <w:p w14:paraId="1DD7BE0A" w14:textId="28A46C9E" w:rsidR="006B5A6A" w:rsidRDefault="006B5A6A" w:rsidP="4A89CA6C">
      <w:pPr>
        <w:spacing w:after="0"/>
      </w:pPr>
      <w:r>
        <w:t>When including photos of an accessible section of the</w:t>
      </w:r>
      <w:r w:rsidR="007F6281">
        <w:t xml:space="preserve"> Trans Canada</w:t>
      </w:r>
      <w:r>
        <w:t xml:space="preserve"> Trail in a document, review the photo carefully</w:t>
      </w:r>
      <w:r w:rsidR="007F6281">
        <w:t xml:space="preserve"> to ensure it reflects what you are trying to illustrate</w:t>
      </w:r>
      <w:r>
        <w:t>:</w:t>
      </w:r>
    </w:p>
    <w:p w14:paraId="29F9C4A5" w14:textId="77777777" w:rsidR="006B5A6A" w:rsidRPr="006B5A6A" w:rsidRDefault="006B5A6A" w:rsidP="006B5A6A">
      <w:pPr>
        <w:pStyle w:val="ListParagraph"/>
        <w:numPr>
          <w:ilvl w:val="0"/>
          <w:numId w:val="28"/>
        </w:numPr>
        <w:spacing w:after="0"/>
        <w:rPr>
          <w:lang w:val="en-US"/>
        </w:rPr>
      </w:pPr>
      <w:r w:rsidRPr="4A89CA6C">
        <w:t>Look for accessible features (automated door with push buttons, etc.)</w:t>
      </w:r>
    </w:p>
    <w:p w14:paraId="2F9E31C8" w14:textId="77777777" w:rsidR="008C5F72" w:rsidRPr="004B6589" w:rsidRDefault="008C5F72" w:rsidP="004B6589">
      <w:pPr>
        <w:pStyle w:val="ListParagraph"/>
        <w:spacing w:after="0"/>
        <w:rPr>
          <w:lang w:val="en-US"/>
        </w:rPr>
      </w:pPr>
    </w:p>
    <w:p w14:paraId="0F808AB8" w14:textId="5149169F" w:rsidR="006B5A6A" w:rsidRPr="006B5A6A" w:rsidRDefault="007F6281" w:rsidP="006B5A6A">
      <w:pPr>
        <w:pStyle w:val="ListParagraph"/>
        <w:numPr>
          <w:ilvl w:val="0"/>
          <w:numId w:val="28"/>
        </w:numPr>
        <w:spacing w:after="0"/>
        <w:rPr>
          <w:lang w:val="en-US"/>
        </w:rPr>
      </w:pPr>
      <w:r>
        <w:t xml:space="preserve">Check </w:t>
      </w:r>
      <w:r w:rsidR="006B5A6A">
        <w:t>for steps to access designated washrooms (even a tiny threshold)</w:t>
      </w:r>
      <w:r w:rsidR="00F048D1">
        <w:t>.</w:t>
      </w:r>
    </w:p>
    <w:p w14:paraId="3DCB7AD6" w14:textId="77777777" w:rsidR="008C5F72" w:rsidRPr="004B6589" w:rsidRDefault="008C5F72" w:rsidP="004B6589">
      <w:pPr>
        <w:pStyle w:val="ListParagraph"/>
        <w:spacing w:after="0"/>
        <w:rPr>
          <w:lang w:val="en-US"/>
        </w:rPr>
      </w:pPr>
    </w:p>
    <w:p w14:paraId="33708DC0" w14:textId="54B6F81C" w:rsidR="006B5A6A" w:rsidRPr="006B5A6A" w:rsidRDefault="006B5A6A" w:rsidP="006B5A6A">
      <w:pPr>
        <w:pStyle w:val="ListParagraph"/>
        <w:numPr>
          <w:ilvl w:val="0"/>
          <w:numId w:val="28"/>
        </w:numPr>
        <w:spacing w:after="0"/>
        <w:rPr>
          <w:lang w:val="en-US"/>
        </w:rPr>
      </w:pPr>
      <w:r>
        <w:t>Make sure there is no obvious obstruction along the Trail section</w:t>
      </w:r>
      <w:r w:rsidR="007F6281">
        <w:t xml:space="preserve"> </w:t>
      </w:r>
      <w:r>
        <w:t>(e.g.</w:t>
      </w:r>
      <w:r w:rsidR="007F6281">
        <w:t>,</w:t>
      </w:r>
      <w:r>
        <w:t xml:space="preserve"> gate)</w:t>
      </w:r>
      <w:r w:rsidR="00F048D1">
        <w:t>.</w:t>
      </w:r>
    </w:p>
    <w:p w14:paraId="1FB6D39B" w14:textId="77777777" w:rsidR="008C5F72" w:rsidRPr="004B6589" w:rsidRDefault="008C5F72" w:rsidP="004B6589">
      <w:pPr>
        <w:pStyle w:val="ListParagraph"/>
        <w:spacing w:after="0"/>
        <w:rPr>
          <w:lang w:val="en-US"/>
        </w:rPr>
      </w:pPr>
    </w:p>
    <w:p w14:paraId="539B73E0" w14:textId="48BB0B77" w:rsidR="006B5A6A" w:rsidRPr="006B5A6A" w:rsidRDefault="007F6281" w:rsidP="006B5A6A">
      <w:pPr>
        <w:pStyle w:val="ListParagraph"/>
        <w:numPr>
          <w:ilvl w:val="0"/>
          <w:numId w:val="28"/>
        </w:numPr>
        <w:spacing w:after="0"/>
        <w:rPr>
          <w:lang w:val="en-US"/>
        </w:rPr>
      </w:pPr>
      <w:r>
        <w:t>Assess the</w:t>
      </w:r>
      <w:r w:rsidR="2094F5C7">
        <w:t xml:space="preserve"> trail surface</w:t>
      </w:r>
      <w:r w:rsidR="48EABED4">
        <w:t>.</w:t>
      </w:r>
      <w:r w:rsidR="2094F5C7">
        <w:t xml:space="preserve"> </w:t>
      </w:r>
      <w:r w:rsidR="0BE5735B">
        <w:t>I</w:t>
      </w:r>
      <w:r w:rsidR="2094F5C7">
        <w:t>t doesn</w:t>
      </w:r>
      <w:r w:rsidR="59425DD2">
        <w:t>’</w:t>
      </w:r>
      <w:r w:rsidR="2094F5C7">
        <w:t>t have to be paved, but a photo shouldn't show natural surface, roots, rocks, etc</w:t>
      </w:r>
      <w:r w:rsidR="50374608">
        <w:t>.</w:t>
      </w:r>
      <w:r w:rsidR="2094F5C7">
        <w:t xml:space="preserve"> (unless it's a specific adaptive sport)</w:t>
      </w:r>
      <w:r w:rsidR="00F048D1">
        <w:t>.</w:t>
      </w:r>
    </w:p>
    <w:p w14:paraId="34A79FF9" w14:textId="77777777" w:rsidR="008C5F72" w:rsidRPr="004B6589" w:rsidRDefault="008C5F72" w:rsidP="004B6589">
      <w:pPr>
        <w:pStyle w:val="ListParagraph"/>
        <w:spacing w:after="0"/>
        <w:rPr>
          <w:lang w:val="en-US"/>
        </w:rPr>
      </w:pPr>
    </w:p>
    <w:p w14:paraId="42BF1F34" w14:textId="1EC10A4E" w:rsidR="00C42AD7" w:rsidRPr="007D6DC1" w:rsidRDefault="006B5A6A" w:rsidP="007D6DC1">
      <w:pPr>
        <w:pStyle w:val="ListParagraph"/>
        <w:numPr>
          <w:ilvl w:val="0"/>
          <w:numId w:val="28"/>
        </w:numPr>
        <w:spacing w:after="0"/>
        <w:rPr>
          <w:lang w:val="en-US"/>
        </w:rPr>
      </w:pPr>
      <w:commentRangeStart w:id="54"/>
      <w:r w:rsidRPr="4A89CA6C">
        <w:t>All photos should show flat terrain.</w:t>
      </w:r>
      <w:commentRangeEnd w:id="54"/>
      <w:r w:rsidR="007F6281">
        <w:rPr>
          <w:rStyle w:val="CommentReference"/>
        </w:rPr>
        <w:commentReference w:id="54"/>
      </w:r>
    </w:p>
    <w:p w14:paraId="68304343" w14:textId="77777777" w:rsidR="007D6DC1" w:rsidRPr="007D6DC1" w:rsidRDefault="007D6DC1" w:rsidP="007D6DC1">
      <w:pPr>
        <w:pStyle w:val="ListParagraph"/>
        <w:rPr>
          <w:lang w:val="en-US"/>
        </w:rPr>
      </w:pPr>
    </w:p>
    <w:p w14:paraId="369AB576" w14:textId="77777777" w:rsidR="007D6DC1" w:rsidRPr="007D6DC1" w:rsidRDefault="007D6DC1" w:rsidP="007D6DC1">
      <w:pPr>
        <w:pStyle w:val="ListParagraph"/>
        <w:spacing w:after="0"/>
        <w:rPr>
          <w:lang w:val="en-US"/>
        </w:rPr>
      </w:pPr>
    </w:p>
    <w:p w14:paraId="4B1F511A" w14:textId="77777777" w:rsidR="00C210F8" w:rsidRDefault="00C210F8" w:rsidP="4A89CA6C">
      <w:pPr>
        <w:spacing w:after="0"/>
      </w:pPr>
    </w:p>
    <w:p w14:paraId="1A965116" w14:textId="37A52B28" w:rsidR="007F2FC1" w:rsidRPr="009B0FA1" w:rsidRDefault="003C3E50" w:rsidP="4A89CA6C">
      <w:pPr>
        <w:spacing w:after="0"/>
        <w:rPr>
          <w:b/>
          <w:bCs/>
          <w:sz w:val="28"/>
          <w:szCs w:val="28"/>
        </w:rPr>
      </w:pPr>
      <w:commentRangeStart w:id="55"/>
      <w:r w:rsidRPr="1CB1DA6A">
        <w:rPr>
          <w:b/>
          <w:bCs/>
          <w:sz w:val="28"/>
          <w:szCs w:val="28"/>
        </w:rPr>
        <w:t>GUIDELINES</w:t>
      </w:r>
      <w:r w:rsidR="64C06AD2" w:rsidRPr="1CB1DA6A">
        <w:rPr>
          <w:b/>
          <w:bCs/>
          <w:sz w:val="28"/>
          <w:szCs w:val="28"/>
        </w:rPr>
        <w:t xml:space="preserve"> FOR </w:t>
      </w:r>
      <w:r w:rsidR="007F2FC1" w:rsidRPr="1CB1DA6A">
        <w:rPr>
          <w:b/>
          <w:bCs/>
          <w:sz w:val="28"/>
          <w:szCs w:val="28"/>
        </w:rPr>
        <w:t>EXTERNAL WRITERS</w:t>
      </w:r>
      <w:commentRangeEnd w:id="55"/>
      <w:r>
        <w:rPr>
          <w:rStyle w:val="CommentReference"/>
        </w:rPr>
        <w:commentReference w:id="55"/>
      </w:r>
    </w:p>
    <w:p w14:paraId="7DF4E37C" w14:textId="77777777" w:rsidR="007F2FC1" w:rsidRDefault="007F2FC1" w:rsidP="4A89CA6C">
      <w:pPr>
        <w:spacing w:after="0"/>
      </w:pPr>
    </w:p>
    <w:p w14:paraId="38FA9BE1" w14:textId="527A538E" w:rsidR="007F2FC1" w:rsidRDefault="1130A229" w:rsidP="4A89CA6C">
      <w:pPr>
        <w:spacing w:after="0"/>
      </w:pPr>
      <w:r w:rsidRPr="47B2F84A">
        <w:t xml:space="preserve">TIPS FOR WRITING ABOUT </w:t>
      </w:r>
      <w:r w:rsidR="1A3F3510" w:rsidRPr="47B2F84A">
        <w:t>THE TRANS CANADA TRAIL</w:t>
      </w:r>
    </w:p>
    <w:p w14:paraId="17F012A0" w14:textId="6E8D2A91" w:rsidR="007F2FC1" w:rsidRPr="007F2FC1" w:rsidRDefault="1130A229" w:rsidP="007F2FC1">
      <w:pPr>
        <w:pStyle w:val="ListParagraph"/>
        <w:numPr>
          <w:ilvl w:val="0"/>
          <w:numId w:val="30"/>
        </w:numPr>
        <w:spacing w:after="0"/>
        <w:rPr>
          <w:lang w:val="en-US"/>
        </w:rPr>
      </w:pPr>
      <w:r>
        <w:t>Follow The Canadian Press guidelines and be sure to use T</w:t>
      </w:r>
      <w:r w:rsidR="007F6281">
        <w:t>rans Canada Trail</w:t>
      </w:r>
      <w:r>
        <w:t>-specific spellings and language, where appropriate.</w:t>
      </w:r>
    </w:p>
    <w:p w14:paraId="42E12FD1" w14:textId="6DD84290" w:rsidR="007F2FC1" w:rsidRPr="00972B0C" w:rsidRDefault="007F2FC1" w:rsidP="007F2FC1">
      <w:pPr>
        <w:pStyle w:val="ListParagraph"/>
        <w:numPr>
          <w:ilvl w:val="0"/>
          <w:numId w:val="30"/>
        </w:numPr>
        <w:spacing w:after="0"/>
        <w:rPr>
          <w:lang w:val="en-US"/>
        </w:rPr>
      </w:pPr>
      <w:r>
        <w:t xml:space="preserve">When writing for </w:t>
      </w:r>
      <w:r w:rsidR="00972B0C">
        <w:t xml:space="preserve">organizational </w:t>
      </w:r>
      <w:r>
        <w:t xml:space="preserve">documents like the annual reports, impact reports, etc., use a more formal tone and </w:t>
      </w:r>
      <w:r w:rsidR="00436458">
        <w:t>refer</w:t>
      </w:r>
      <w:r>
        <w:t xml:space="preserve"> to our latest key messages.</w:t>
      </w:r>
    </w:p>
    <w:p w14:paraId="6707D1B1" w14:textId="0554188A" w:rsidR="00972B0C" w:rsidRPr="00766D38" w:rsidRDefault="00766D38" w:rsidP="5C52A293">
      <w:pPr>
        <w:pStyle w:val="ListParagraph"/>
        <w:numPr>
          <w:ilvl w:val="0"/>
          <w:numId w:val="30"/>
        </w:numPr>
        <w:rPr>
          <w:sz w:val="20"/>
          <w:szCs w:val="20"/>
          <w:lang w:val="en-US"/>
        </w:rPr>
      </w:pPr>
      <w:r w:rsidRPr="5C52A293">
        <w:rPr>
          <w:rStyle w:val="cf01"/>
          <w:sz w:val="20"/>
          <w:szCs w:val="20"/>
        </w:rPr>
        <w:t>Trans Canada Trail is a charity. Use wording to this effect; avoid using “corporation” or other wording that will confuse readers.</w:t>
      </w:r>
    </w:p>
    <w:p w14:paraId="0984D34E" w14:textId="2C7281CF" w:rsidR="007F2FC1" w:rsidRDefault="1130A229" w:rsidP="007F2FC1">
      <w:pPr>
        <w:pStyle w:val="ListParagraph"/>
        <w:numPr>
          <w:ilvl w:val="0"/>
          <w:numId w:val="30"/>
        </w:numPr>
        <w:spacing w:after="0"/>
        <w:rPr>
          <w:lang w:val="en-US"/>
        </w:rPr>
      </w:pPr>
      <w:commentRangeStart w:id="56"/>
      <w:commentRangeStart w:id="57"/>
      <w:r>
        <w:t>Get in touch with</w:t>
      </w:r>
      <w:r w:rsidR="1EAF2DE2">
        <w:t xml:space="preserve"> your contact or appropriate staff member </w:t>
      </w:r>
      <w:r>
        <w:t>with any queries you may have.</w:t>
      </w:r>
      <w:commentRangeEnd w:id="56"/>
      <w:r>
        <w:rPr>
          <w:rStyle w:val="CommentReference"/>
        </w:rPr>
        <w:commentReference w:id="56"/>
      </w:r>
      <w:commentRangeEnd w:id="57"/>
      <w:r>
        <w:rPr>
          <w:rStyle w:val="CommentReference"/>
        </w:rPr>
        <w:commentReference w:id="57"/>
      </w:r>
    </w:p>
    <w:p w14:paraId="44FB30F8" w14:textId="77777777" w:rsidR="007F2FC1" w:rsidRDefault="007F2FC1" w:rsidP="4A89CA6C">
      <w:pPr>
        <w:spacing w:after="0"/>
      </w:pPr>
    </w:p>
    <w:p w14:paraId="2749CBC1" w14:textId="0164E54E" w:rsidR="007F2FC1" w:rsidRDefault="1130A229" w:rsidP="4A89CA6C">
      <w:pPr>
        <w:spacing w:after="0"/>
      </w:pPr>
      <w:r w:rsidRPr="47B2F84A">
        <w:t xml:space="preserve">COMMON MISCONCEPTIONS ABOUT THE </w:t>
      </w:r>
      <w:r w:rsidR="05DAA24F" w:rsidRPr="47B2F84A">
        <w:t>TRANS CANADA TRAIL</w:t>
      </w:r>
    </w:p>
    <w:p w14:paraId="5903A170" w14:textId="69882D40" w:rsidR="00766D38" w:rsidRPr="00766D38" w:rsidRDefault="1130A229" w:rsidP="5C52A293">
      <w:pPr>
        <w:spacing w:after="0"/>
        <w:rPr>
          <w:lang w:val="en-US"/>
        </w:rPr>
      </w:pPr>
      <w:r>
        <w:t xml:space="preserve">You may already be aware of a few key stats about </w:t>
      </w:r>
      <w:r w:rsidR="299522AB">
        <w:t>the Trans Canada Trail</w:t>
      </w:r>
      <w:r>
        <w:t>: it’s a</w:t>
      </w:r>
      <w:r w:rsidR="00766D38">
        <w:t xml:space="preserve"> </w:t>
      </w:r>
      <w:r>
        <w:t>network of trails</w:t>
      </w:r>
      <w:r w:rsidR="00766D38">
        <w:t xml:space="preserve"> </w:t>
      </w:r>
      <w:r>
        <w:t>stretching for more than 2</w:t>
      </w:r>
      <w:r w:rsidR="07AB0BFB">
        <w:t>8</w:t>
      </w:r>
      <w:r>
        <w:t>,000 kilometres across the country</w:t>
      </w:r>
      <w:r w:rsidR="076390D9">
        <w:t xml:space="preserve"> and</w:t>
      </w:r>
      <w:r>
        <w:t xml:space="preserve"> a haven for outdoor enthusiasts.</w:t>
      </w:r>
    </w:p>
    <w:p w14:paraId="50E0B412" w14:textId="1E1F760E" w:rsidR="007F2FC1" w:rsidRPr="00766D38" w:rsidRDefault="00436458" w:rsidP="5C52A293">
      <w:pPr>
        <w:spacing w:after="0"/>
        <w:rPr>
          <w:lang w:val="en-US"/>
        </w:rPr>
      </w:pPr>
      <w:commentRangeStart w:id="58"/>
      <w:r>
        <w:t>For more information and key messages about the Trail, please see the T</w:t>
      </w:r>
      <w:r w:rsidR="62B24533">
        <w:t>rans Canada Trail</w:t>
      </w:r>
      <w:r>
        <w:t xml:space="preserve"> </w:t>
      </w:r>
      <w:r w:rsidR="00766D38">
        <w:t>B</w:t>
      </w:r>
      <w:r>
        <w:t xml:space="preserve">rand </w:t>
      </w:r>
      <w:r w:rsidR="00766D38">
        <w:t>I</w:t>
      </w:r>
      <w:r>
        <w:t xml:space="preserve">dentity </w:t>
      </w:r>
      <w:r w:rsidR="00766D38">
        <w:t>G</w:t>
      </w:r>
      <w:r>
        <w:t>uide</w:t>
      </w:r>
      <w:commentRangeEnd w:id="58"/>
      <w:r w:rsidR="1130A229">
        <w:rPr>
          <w:rStyle w:val="CommentReference"/>
        </w:rPr>
        <w:commentReference w:id="58"/>
      </w:r>
      <w:r>
        <w:t>.</w:t>
      </w:r>
      <w:r w:rsidR="00766D38">
        <w:t xml:space="preserve"> </w:t>
      </w:r>
      <w:r w:rsidR="1130A229">
        <w:t>However, there are some facts about this coast-to-coast-to-coast route that should be highlighted. Here is a selection of the main misconceptions that you may come across about the Trail.</w:t>
      </w:r>
    </w:p>
    <w:p w14:paraId="1DA6542E" w14:textId="77777777" w:rsidR="007F2FC1" w:rsidRDefault="007F2FC1" w:rsidP="4A89CA6C">
      <w:pPr>
        <w:spacing w:after="0"/>
      </w:pPr>
    </w:p>
    <w:p w14:paraId="6B823A2E" w14:textId="77777777" w:rsidR="007F2FC1" w:rsidRDefault="007F2FC1" w:rsidP="4A89CA6C">
      <w:pPr>
        <w:spacing w:after="0"/>
      </w:pPr>
      <w:r w:rsidRPr="4A89CA6C">
        <w:t xml:space="preserve">THE TRAIL IS NOT: </w:t>
      </w:r>
    </w:p>
    <w:p w14:paraId="3041E394" w14:textId="77777777" w:rsidR="007F2FC1" w:rsidRDefault="007F2FC1" w:rsidP="4A89CA6C">
      <w:pPr>
        <w:spacing w:after="0"/>
      </w:pPr>
    </w:p>
    <w:p w14:paraId="49CA1EC5" w14:textId="77777777" w:rsidR="007F2FC1" w:rsidRDefault="007F2FC1" w:rsidP="4A89CA6C">
      <w:pPr>
        <w:spacing w:after="0"/>
      </w:pPr>
      <w:r w:rsidRPr="4A89CA6C">
        <w:t>Finished or completed</w:t>
      </w:r>
    </w:p>
    <w:p w14:paraId="41D7FD1F" w14:textId="0CCD512D" w:rsidR="007F2FC1" w:rsidRPr="007F2FC1" w:rsidRDefault="007F2FC1" w:rsidP="007F2FC1">
      <w:pPr>
        <w:pStyle w:val="ListParagraph"/>
        <w:numPr>
          <w:ilvl w:val="0"/>
          <w:numId w:val="32"/>
        </w:numPr>
        <w:spacing w:after="0"/>
        <w:rPr>
          <w:lang w:val="en-US"/>
        </w:rPr>
      </w:pPr>
      <w:r>
        <w:t>2017 was a year of celebrations and achieving Trail connection milestones, but the Trail was not, and will never be “</w:t>
      </w:r>
      <w:r w:rsidR="00436458">
        <w:t>finished</w:t>
      </w:r>
      <w:r>
        <w:t>”</w:t>
      </w:r>
      <w:r w:rsidR="00766D38">
        <w:t xml:space="preserve"> or “completed.”</w:t>
      </w:r>
      <w:r>
        <w:t xml:space="preserve"> Rather, this</w:t>
      </w:r>
      <w:r w:rsidR="00766D38">
        <w:t xml:space="preserve"> </w:t>
      </w:r>
      <w:r>
        <w:t xml:space="preserve">is </w:t>
      </w:r>
      <w:r w:rsidR="00766D38">
        <w:t xml:space="preserve">the </w:t>
      </w:r>
      <w:r>
        <w:t>next chapter in T</w:t>
      </w:r>
      <w:r w:rsidR="00766D38">
        <w:t>rans Canada Trail’s</w:t>
      </w:r>
      <w:r>
        <w:t xml:space="preserve"> story, one that sees the organization improve on what has been created already.</w:t>
      </w:r>
    </w:p>
    <w:p w14:paraId="2C1487FF" w14:textId="4BCF0CFC" w:rsidR="007F2FC1" w:rsidRPr="007F2FC1" w:rsidRDefault="1130A229" w:rsidP="007F2FC1">
      <w:pPr>
        <w:pStyle w:val="ListParagraph"/>
        <w:numPr>
          <w:ilvl w:val="0"/>
          <w:numId w:val="32"/>
        </w:numPr>
        <w:spacing w:after="0"/>
        <w:rPr>
          <w:lang w:val="en-US"/>
        </w:rPr>
      </w:pPr>
      <w:r>
        <w:t xml:space="preserve">The </w:t>
      </w:r>
      <w:r w:rsidR="18EA9CBF">
        <w:t>Trail</w:t>
      </w:r>
      <w:r>
        <w:t xml:space="preserve"> is </w:t>
      </w:r>
      <w:proofErr w:type="gramStart"/>
      <w:r>
        <w:t>ever-evolving</w:t>
      </w:r>
      <w:proofErr w:type="gramEnd"/>
      <w:r>
        <w:t xml:space="preserve"> and will continue to improve and grow, as </w:t>
      </w:r>
      <w:r w:rsidR="00766D38">
        <w:t>we</w:t>
      </w:r>
      <w:r>
        <w:t xml:space="preserve"> continue to invite </w:t>
      </w:r>
      <w:r w:rsidR="00766D38">
        <w:t>people</w:t>
      </w:r>
      <w:r>
        <w:t xml:space="preserve"> to experience the Trail, and support the ongoing need to sustain its integrity for future generations.</w:t>
      </w:r>
    </w:p>
    <w:p w14:paraId="722B00AE" w14:textId="77777777" w:rsidR="007F2FC1" w:rsidRDefault="007F2FC1" w:rsidP="4A89CA6C">
      <w:pPr>
        <w:spacing w:after="0"/>
      </w:pPr>
    </w:p>
    <w:p w14:paraId="6FC765FD" w14:textId="77777777" w:rsidR="007F2FC1" w:rsidRDefault="007F2FC1" w:rsidP="4A89CA6C">
      <w:pPr>
        <w:spacing w:after="0"/>
      </w:pPr>
      <w:r w:rsidRPr="4A89CA6C">
        <w:t>Car-free</w:t>
      </w:r>
    </w:p>
    <w:p w14:paraId="60C1A090" w14:textId="6117760C" w:rsidR="007F2FC1" w:rsidRPr="007F2FC1" w:rsidRDefault="1130A229" w:rsidP="007F2FC1">
      <w:pPr>
        <w:pStyle w:val="ListParagraph"/>
        <w:numPr>
          <w:ilvl w:val="0"/>
          <w:numId w:val="33"/>
        </w:numPr>
        <w:spacing w:after="0"/>
        <w:rPr>
          <w:lang w:val="en-US"/>
        </w:rPr>
      </w:pPr>
      <w:r>
        <w:t xml:space="preserve">The </w:t>
      </w:r>
      <w:r w:rsidR="31CFF676">
        <w:t>Trans Canada Trail</w:t>
      </w:r>
      <w:r>
        <w:t xml:space="preserve"> has something for everyone, with greenways, waterways and roadways. Therefore, the Trail is not completely car-free. </w:t>
      </w:r>
      <w:r w:rsidR="00436458">
        <w:t>Most</w:t>
      </w:r>
      <w:r>
        <w:t xml:space="preserve"> roadways</w:t>
      </w:r>
      <w:r w:rsidR="00766D38">
        <w:t xml:space="preserve"> </w:t>
      </w:r>
      <w:r>
        <w:t>are on secondary or rural roads that have significantly less traffic than major highways.</w:t>
      </w:r>
    </w:p>
    <w:p w14:paraId="30127805" w14:textId="5BCED96E" w:rsidR="007F2FC1" w:rsidRDefault="1130A229" w:rsidP="007F2FC1">
      <w:pPr>
        <w:pStyle w:val="ListParagraph"/>
        <w:numPr>
          <w:ilvl w:val="0"/>
          <w:numId w:val="33"/>
        </w:numPr>
        <w:spacing w:after="0"/>
        <w:rPr>
          <w:lang w:val="en-US"/>
        </w:rPr>
      </w:pPr>
      <w:r>
        <w:t xml:space="preserve">In some areas, roadways are the preferred route of </w:t>
      </w:r>
      <w:r w:rsidR="2E096FE7">
        <w:t>the Trans Canada Trail</w:t>
      </w:r>
      <w:r>
        <w:t>; in others</w:t>
      </w:r>
      <w:r w:rsidR="00766D38">
        <w:t>,</w:t>
      </w:r>
      <w:r>
        <w:t xml:space="preserve"> they are interim links until greenways or waterways can be developed.</w:t>
      </w:r>
    </w:p>
    <w:p w14:paraId="42C6D796" w14:textId="77777777" w:rsidR="007F2FC1" w:rsidRDefault="007F2FC1" w:rsidP="4A89CA6C">
      <w:pPr>
        <w:spacing w:after="0"/>
      </w:pPr>
    </w:p>
    <w:p w14:paraId="3D7C9CEA" w14:textId="77777777" w:rsidR="007F2FC1" w:rsidRDefault="007F2FC1" w:rsidP="4A89CA6C">
      <w:pPr>
        <w:spacing w:after="0"/>
      </w:pPr>
      <w:r w:rsidRPr="4A89CA6C">
        <w:t>One long continuous bike path</w:t>
      </w:r>
    </w:p>
    <w:p w14:paraId="297A6756" w14:textId="5DAE86A5" w:rsidR="007F2FC1" w:rsidRPr="007F2FC1" w:rsidRDefault="1130A229" w:rsidP="007F2FC1">
      <w:pPr>
        <w:pStyle w:val="ListParagraph"/>
        <w:numPr>
          <w:ilvl w:val="0"/>
          <w:numId w:val="34"/>
        </w:numPr>
        <w:spacing w:after="0"/>
        <w:rPr>
          <w:lang w:val="en-US"/>
        </w:rPr>
      </w:pPr>
      <w:r>
        <w:t xml:space="preserve">The </w:t>
      </w:r>
      <w:r w:rsidR="6CCA196A">
        <w:t>Trans Canada Trail</w:t>
      </w:r>
      <w:r>
        <w:t xml:space="preserve"> is a national network comprised of many unique trails on both land and water that </w:t>
      </w:r>
      <w:r w:rsidR="6B576C78">
        <w:t xml:space="preserve">facilitate these </w:t>
      </w:r>
      <w:r>
        <w:t xml:space="preserve">six </w:t>
      </w:r>
      <w:commentRangeStart w:id="59"/>
      <w:commentRangeStart w:id="60"/>
      <w:commentRangeStart w:id="61"/>
      <w:r>
        <w:t>activities: walking/hiking</w:t>
      </w:r>
      <w:r w:rsidR="00766D38">
        <w:t>/running</w:t>
      </w:r>
      <w:r>
        <w:t>, cycling, paddling, horseback riding, cross-country skiing and snowmobiling</w:t>
      </w:r>
      <w:commentRangeEnd w:id="59"/>
      <w:r>
        <w:rPr>
          <w:rStyle w:val="CommentReference"/>
        </w:rPr>
        <w:commentReference w:id="59"/>
      </w:r>
      <w:commentRangeEnd w:id="60"/>
      <w:r>
        <w:rPr>
          <w:rStyle w:val="CommentReference"/>
        </w:rPr>
        <w:commentReference w:id="60"/>
      </w:r>
      <w:commentRangeEnd w:id="61"/>
      <w:r>
        <w:rPr>
          <w:rStyle w:val="CommentReference"/>
        </w:rPr>
        <w:commentReference w:id="61"/>
      </w:r>
      <w:r>
        <w:t>. Designated activities</w:t>
      </w:r>
      <w:r w:rsidR="00766D38">
        <w:t xml:space="preserve"> vary</w:t>
      </w:r>
      <w:r>
        <w:t xml:space="preserve"> on </w:t>
      </w:r>
      <w:r w:rsidR="00766D38">
        <w:t xml:space="preserve">each Trans Canada </w:t>
      </w:r>
      <w:r>
        <w:t>Trail section, and some allow shared</w:t>
      </w:r>
      <w:r w:rsidR="6D0D2AB6">
        <w:t xml:space="preserve"> </w:t>
      </w:r>
      <w:r>
        <w:t>use while others do not.</w:t>
      </w:r>
    </w:p>
    <w:p w14:paraId="1428977D" w14:textId="443FE90E" w:rsidR="17FFFCE1" w:rsidRDefault="17FFFCE1" w:rsidP="1CB1DA6A">
      <w:pPr>
        <w:pStyle w:val="ListParagraph"/>
        <w:numPr>
          <w:ilvl w:val="0"/>
          <w:numId w:val="34"/>
        </w:numPr>
        <w:spacing w:after="0"/>
        <w:rPr>
          <w:lang w:val="en-US"/>
        </w:rPr>
      </w:pPr>
      <w:r w:rsidRPr="5C52A293">
        <w:rPr>
          <w:lang w:val="en-US"/>
        </w:rPr>
        <w:lastRenderedPageBreak/>
        <w:t>Please note that use of motorized vehicles, although permitted on certain sections of the Trail, is contentious, and we tend to avoid mention of motorized vehicles when possible.</w:t>
      </w:r>
    </w:p>
    <w:p w14:paraId="6E1831B3" w14:textId="77777777" w:rsidR="007F2FC1" w:rsidRDefault="007F2FC1" w:rsidP="4A89CA6C">
      <w:pPr>
        <w:spacing w:after="0"/>
      </w:pPr>
    </w:p>
    <w:p w14:paraId="6F0770E0" w14:textId="148966AB" w:rsidR="007F2FC1" w:rsidRPr="007F2FC1" w:rsidRDefault="007F2FC1" w:rsidP="4A89CA6C">
      <w:pPr>
        <w:spacing w:after="0"/>
      </w:pPr>
      <w:r>
        <w:t xml:space="preserve">Owned or </w:t>
      </w:r>
      <w:r w:rsidR="00766D38">
        <w:t xml:space="preserve">operated </w:t>
      </w:r>
      <w:r>
        <w:t>by Trans Canada Trail</w:t>
      </w:r>
    </w:p>
    <w:p w14:paraId="705021F0" w14:textId="478AEED6" w:rsidR="007F2FC1" w:rsidRPr="007F2FC1" w:rsidRDefault="1130A229" w:rsidP="007F2FC1">
      <w:pPr>
        <w:pStyle w:val="ListParagraph"/>
        <w:numPr>
          <w:ilvl w:val="0"/>
          <w:numId w:val="34"/>
        </w:numPr>
        <w:spacing w:after="0"/>
        <w:rPr>
          <w:lang w:val="en-US"/>
        </w:rPr>
      </w:pPr>
      <w:r>
        <w:t xml:space="preserve">The </w:t>
      </w:r>
      <w:r w:rsidR="6BC8ECF1">
        <w:t>Trans Canada Trail</w:t>
      </w:r>
      <w:r>
        <w:t xml:space="preserve"> is comprised </w:t>
      </w:r>
      <w:commentRangeStart w:id="62"/>
      <w:commentRangeStart w:id="63"/>
      <w:commentRangeStart w:id="64"/>
      <w:r>
        <w:t xml:space="preserve">of </w:t>
      </w:r>
      <w:r w:rsidR="56ED7CAF">
        <w:t xml:space="preserve">approximately 500 </w:t>
      </w:r>
      <w:r>
        <w:t xml:space="preserve">individual </w:t>
      </w:r>
      <w:commentRangeStart w:id="65"/>
      <w:proofErr w:type="gramStart"/>
      <w:r w:rsidR="7209E1D3">
        <w:t>t</w:t>
      </w:r>
      <w:r>
        <w:t>rail</w:t>
      </w:r>
      <w:commentRangeEnd w:id="65"/>
      <w:proofErr w:type="gramEnd"/>
      <w:r>
        <w:rPr>
          <w:rStyle w:val="CommentReference"/>
        </w:rPr>
        <w:commentReference w:id="65"/>
      </w:r>
      <w:r>
        <w:t xml:space="preserve"> sections </w:t>
      </w:r>
      <w:commentRangeEnd w:id="62"/>
      <w:r>
        <w:rPr>
          <w:rStyle w:val="CommentReference"/>
        </w:rPr>
        <w:commentReference w:id="62"/>
      </w:r>
      <w:commentRangeEnd w:id="63"/>
      <w:r>
        <w:rPr>
          <w:rStyle w:val="CommentReference"/>
        </w:rPr>
        <w:commentReference w:id="63"/>
      </w:r>
      <w:commentRangeEnd w:id="64"/>
      <w:r>
        <w:rPr>
          <w:rStyle w:val="CommentReference"/>
        </w:rPr>
        <w:commentReference w:id="64"/>
      </w:r>
      <w:r>
        <w:t>(which is why we call it an epic “trail of trails”), which are locally owned and operated by trail groups and/or municipalities.</w:t>
      </w:r>
    </w:p>
    <w:p w14:paraId="54E11D2A" w14:textId="77777777" w:rsidR="007F2FC1" w:rsidRDefault="007F2FC1" w:rsidP="4A89CA6C">
      <w:pPr>
        <w:spacing w:after="0"/>
      </w:pPr>
    </w:p>
    <w:p w14:paraId="31126E5D" w14:textId="6E89D506" w:rsidR="00C210F8" w:rsidRPr="006B5A6A" w:rsidRDefault="5B8C16C4" w:rsidP="4A89CA6C">
      <w:pPr>
        <w:spacing w:after="0"/>
      </w:pPr>
      <w:commentRangeStart w:id="66"/>
      <w:commentRangeStart w:id="67"/>
      <w:commentRangeStart w:id="68"/>
      <w:commentRangeStart w:id="69"/>
      <w:r w:rsidRPr="47B2F84A">
        <w:t>WRITING</w:t>
      </w:r>
      <w:commentRangeEnd w:id="66"/>
      <w:r w:rsidR="00C210F8">
        <w:commentReference w:id="66"/>
      </w:r>
      <w:commentRangeEnd w:id="67"/>
      <w:r w:rsidR="000546EE">
        <w:rPr>
          <w:rStyle w:val="CommentReference"/>
        </w:rPr>
        <w:commentReference w:id="67"/>
      </w:r>
      <w:commentRangeEnd w:id="68"/>
      <w:r w:rsidR="00F32879">
        <w:rPr>
          <w:rStyle w:val="CommentReference"/>
        </w:rPr>
        <w:commentReference w:id="68"/>
      </w:r>
      <w:commentRangeEnd w:id="69"/>
      <w:r w:rsidR="00B347E9">
        <w:rPr>
          <w:rStyle w:val="CommentReference"/>
        </w:rPr>
        <w:commentReference w:id="69"/>
      </w:r>
      <w:r w:rsidRPr="47B2F84A">
        <w:t xml:space="preserve"> RESOURCES</w:t>
      </w:r>
    </w:p>
    <w:p w14:paraId="66805156" w14:textId="23A711C6" w:rsidR="3E6C49EB" w:rsidRDefault="3E6C49EB" w:rsidP="3E6C49EB">
      <w:pPr>
        <w:spacing w:after="0"/>
      </w:pPr>
    </w:p>
    <w:p w14:paraId="2D65B456" w14:textId="4DB40B6F" w:rsidR="5B8C16C4" w:rsidRDefault="5B8C16C4" w:rsidP="3E6C49EB">
      <w:pPr>
        <w:spacing w:after="0"/>
      </w:pPr>
      <w:r w:rsidRPr="47B2F84A">
        <w:t>The Language Portal of Canada</w:t>
      </w:r>
    </w:p>
    <w:p w14:paraId="69EAE973" w14:textId="4EE9CB3A" w:rsidR="5B8C16C4" w:rsidRDefault="5B8C16C4" w:rsidP="3E6C49EB">
      <w:pPr>
        <w:spacing w:after="0"/>
      </w:pPr>
      <w:r w:rsidRPr="47B2F84A">
        <w:t>A great resource that includes information on grammar, spelling and punctuation, Canadian Style rules, and information about translated terms for specific industries. In Eng</w:t>
      </w:r>
      <w:r w:rsidR="180C2228" w:rsidRPr="47B2F84A">
        <w:t>lish and French.</w:t>
      </w:r>
    </w:p>
    <w:p w14:paraId="140252ED" w14:textId="62B1155F" w:rsidR="5B8C16C4" w:rsidRDefault="00D01B7A" w:rsidP="3E6C49EB">
      <w:pPr>
        <w:spacing w:after="0"/>
      </w:pPr>
      <w:hyperlink r:id="rId16" w:history="1">
        <w:r w:rsidR="5B8C16C4" w:rsidRPr="47B2F84A">
          <w:rPr>
            <w:rStyle w:val="Hyperlink"/>
          </w:rPr>
          <w:t>https://www.noslangues-ourlanguages.gc.ca/en/index</w:t>
        </w:r>
      </w:hyperlink>
    </w:p>
    <w:p w14:paraId="277EB226" w14:textId="27737F2E" w:rsidR="3E6C49EB" w:rsidRDefault="3E6C49EB" w:rsidP="3E6C49EB">
      <w:pPr>
        <w:spacing w:after="0"/>
        <w:rPr>
          <w:rStyle w:val="Hyperlink"/>
        </w:rPr>
      </w:pPr>
    </w:p>
    <w:p w14:paraId="4BB2C153" w14:textId="58905E1D" w:rsidR="29169235" w:rsidRPr="00972B0C" w:rsidRDefault="29169235" w:rsidP="3E6C49EB">
      <w:pPr>
        <w:spacing w:after="0"/>
        <w:rPr>
          <w:rStyle w:val="Hyperlink"/>
          <w:color w:val="auto"/>
          <w:u w:val="none"/>
        </w:rPr>
      </w:pPr>
      <w:r w:rsidRPr="5C52A293">
        <w:rPr>
          <w:rStyle w:val="Hyperlink"/>
          <w:color w:val="auto"/>
          <w:u w:val="none"/>
        </w:rPr>
        <w:t>Writing Tips</w:t>
      </w:r>
    </w:p>
    <w:p w14:paraId="60EAAC11" w14:textId="073CE916" w:rsidR="29169235" w:rsidRPr="00972B0C" w:rsidRDefault="29169235" w:rsidP="3E6C49EB">
      <w:pPr>
        <w:spacing w:after="0"/>
        <w:rPr>
          <w:rStyle w:val="Hyperlink"/>
          <w:color w:val="auto"/>
          <w:u w:val="none"/>
        </w:rPr>
      </w:pPr>
      <w:r w:rsidRPr="5C52A293">
        <w:rPr>
          <w:rStyle w:val="Hyperlink"/>
          <w:color w:val="auto"/>
          <w:u w:val="none"/>
        </w:rPr>
        <w:t xml:space="preserve">Part of the Language Portal of </w:t>
      </w:r>
      <w:proofErr w:type="gramStart"/>
      <w:r w:rsidRPr="5C52A293">
        <w:rPr>
          <w:rStyle w:val="Hyperlink"/>
          <w:color w:val="auto"/>
          <w:u w:val="none"/>
        </w:rPr>
        <w:t>Canada, but</w:t>
      </w:r>
      <w:proofErr w:type="gramEnd"/>
      <w:r w:rsidRPr="5C52A293">
        <w:rPr>
          <w:rStyle w:val="Hyperlink"/>
          <w:color w:val="auto"/>
          <w:u w:val="none"/>
        </w:rPr>
        <w:t xml:space="preserve"> gets a special mention for its clear explanations and examples of several common questions.</w:t>
      </w:r>
      <w:r w:rsidR="004C0E97" w:rsidRPr="5C52A293">
        <w:rPr>
          <w:rStyle w:val="Hyperlink"/>
          <w:color w:val="auto"/>
          <w:u w:val="none"/>
        </w:rPr>
        <w:t xml:space="preserve"> </w:t>
      </w:r>
      <w:proofErr w:type="gramStart"/>
      <w:r w:rsidR="004C0E97" w:rsidRPr="5C52A293">
        <w:rPr>
          <w:rStyle w:val="Hyperlink"/>
          <w:color w:val="auto"/>
          <w:u w:val="none"/>
        </w:rPr>
        <w:t>Also</w:t>
      </w:r>
      <w:proofErr w:type="gramEnd"/>
      <w:r w:rsidR="004C0E97" w:rsidRPr="5C52A293">
        <w:rPr>
          <w:rStyle w:val="Hyperlink"/>
          <w:color w:val="auto"/>
          <w:u w:val="none"/>
        </w:rPr>
        <w:t xml:space="preserve"> in English and French.</w:t>
      </w:r>
    </w:p>
    <w:p w14:paraId="6A28E8C7" w14:textId="451AA4F4" w:rsidR="29169235" w:rsidRDefault="00D01B7A" w:rsidP="3E6C49EB">
      <w:pPr>
        <w:spacing w:after="0"/>
        <w:rPr>
          <w:rStyle w:val="Hyperlink"/>
        </w:rPr>
      </w:pPr>
      <w:hyperlink r:id="rId17" w:history="1">
        <w:r w:rsidR="29169235" w:rsidRPr="47B2F84A">
          <w:rPr>
            <w:rStyle w:val="Hyperlink"/>
          </w:rPr>
          <w:t>https://www.noslangues-ourlanguages.gc.ca/fr/writing-tips-plus/index-fra</w:t>
        </w:r>
      </w:hyperlink>
    </w:p>
    <w:p w14:paraId="79386302" w14:textId="228F3B26" w:rsidR="3E6C49EB" w:rsidRDefault="3E6C49EB" w:rsidP="3E6C49EB">
      <w:pPr>
        <w:spacing w:after="0"/>
        <w:rPr>
          <w:rStyle w:val="Hyperlink"/>
        </w:rPr>
      </w:pPr>
    </w:p>
    <w:p w14:paraId="4FFAE0E5" w14:textId="1208F394" w:rsidR="3E6C49EB" w:rsidRDefault="3E6C49EB" w:rsidP="47B2F84A">
      <w:pPr>
        <w:spacing w:after="0"/>
        <w:rPr>
          <w:rFonts w:ascii="Open Sans" w:eastAsia="Open Sans" w:hAnsi="Open Sans" w:cs="Open Sans"/>
          <w:color w:val="000000" w:themeColor="text1"/>
          <w:sz w:val="19"/>
          <w:szCs w:val="19"/>
        </w:rPr>
      </w:pPr>
    </w:p>
    <w:p w14:paraId="0DAA6BF6" w14:textId="77777777" w:rsidR="004C0E97" w:rsidRDefault="004C0E97" w:rsidP="004C0E97">
      <w:pPr>
        <w:rPr>
          <w:rFonts w:ascii="Calibri" w:hAnsi="Calibri" w:cs="Calibri"/>
          <w:color w:val="000000"/>
          <w:sz w:val="20"/>
          <w:szCs w:val="20"/>
        </w:rPr>
      </w:pPr>
      <w:r>
        <w:rPr>
          <w:rFonts w:ascii="Calibri" w:hAnsi="Calibri" w:cs="Calibri"/>
          <w:color w:val="000000"/>
        </w:rPr>
        <w:t>French-language resources</w:t>
      </w:r>
    </w:p>
    <w:p w14:paraId="5DFC7AA2" w14:textId="77777777" w:rsidR="004C0E97" w:rsidRDefault="00D01B7A" w:rsidP="004C0E97">
      <w:pPr>
        <w:rPr>
          <w:rFonts w:ascii="Calibri" w:hAnsi="Calibri" w:cs="Calibri"/>
          <w:color w:val="000000"/>
          <w:sz w:val="20"/>
          <w:szCs w:val="20"/>
        </w:rPr>
      </w:pPr>
      <w:hyperlink r:id="rId18" w:tooltip="https://www.btb.termiumplus.gc.ca/publications/diversite-diversity-fra.html" w:history="1">
        <w:r w:rsidR="004C0E97">
          <w:rPr>
            <w:rStyle w:val="Hyperlink"/>
            <w:rFonts w:ascii="Calibri" w:hAnsi="Calibri" w:cs="Calibri"/>
            <w:color w:val="0563C1"/>
          </w:rPr>
          <w:t>https://www.btb.termiumplus.gc.ca/publications/diversite-diversity-fra.html</w:t>
        </w:r>
      </w:hyperlink>
    </w:p>
    <w:p w14:paraId="39F97085" w14:textId="77777777" w:rsidR="004C0E97" w:rsidRDefault="00D01B7A" w:rsidP="004C0E97">
      <w:pPr>
        <w:rPr>
          <w:rFonts w:ascii="Calibri" w:hAnsi="Calibri" w:cs="Calibri"/>
          <w:color w:val="000000"/>
          <w:sz w:val="20"/>
          <w:szCs w:val="20"/>
        </w:rPr>
      </w:pPr>
      <w:hyperlink r:id="rId19" w:tooltip="https://divergenres.org/index.php/ressources/" w:history="1">
        <w:r w:rsidR="004C0E97">
          <w:rPr>
            <w:rStyle w:val="Hyperlink"/>
            <w:rFonts w:ascii="Calibri" w:hAnsi="Calibri" w:cs="Calibri"/>
            <w:color w:val="0563C1"/>
          </w:rPr>
          <w:t>https://divergenres.org/index.php/ressources/</w:t>
        </w:r>
      </w:hyperlink>
    </w:p>
    <w:p w14:paraId="315E65B9" w14:textId="77777777" w:rsidR="004C0E97" w:rsidRDefault="00D01B7A" w:rsidP="004C0E97">
      <w:pPr>
        <w:rPr>
          <w:rFonts w:ascii="Calibri" w:hAnsi="Calibri" w:cs="Calibri"/>
          <w:color w:val="000000"/>
          <w:sz w:val="20"/>
          <w:szCs w:val="20"/>
        </w:rPr>
      </w:pPr>
      <w:hyperlink r:id="rId20" w:tooltip="https://vitrinelinguistique.oqlf.gouv.qc.ca/index.php?id=23912&amp;utm_source=BDL&amp;utm_campaign=Redirection+des+anciens+outils&amp;utm_content=id%3D3912" w:history="1">
        <w:r w:rsidR="004C0E97">
          <w:rPr>
            <w:rStyle w:val="Hyperlink"/>
            <w:rFonts w:ascii="Calibri" w:hAnsi="Calibri" w:cs="Calibri"/>
            <w:color w:val="0563C1"/>
          </w:rPr>
          <w:t>https://vitrinelinguistique.oqlf.gouv.qc.ca/index.php?id=23912&amp;utm_source=BDL&amp;utm_campaign=Redirection+des+anciens+outils&amp;utm_content=id%3D3912</w:t>
        </w:r>
      </w:hyperlink>
    </w:p>
    <w:p w14:paraId="0D714805" w14:textId="77777777" w:rsidR="004C0E97" w:rsidRDefault="004C0E97" w:rsidP="004C0E97">
      <w:pPr>
        <w:rPr>
          <w:rFonts w:ascii="Calibri" w:hAnsi="Calibri" w:cs="Calibri"/>
          <w:color w:val="000000"/>
          <w:sz w:val="20"/>
          <w:szCs w:val="20"/>
        </w:rPr>
      </w:pPr>
      <w:r>
        <w:rPr>
          <w:rFonts w:ascii="Calibri" w:hAnsi="Calibri" w:cs="Calibri"/>
          <w:color w:val="000000"/>
        </w:rPr>
        <w:t> </w:t>
      </w:r>
    </w:p>
    <w:p w14:paraId="4DE4AB2D" w14:textId="77777777" w:rsidR="004C0E97" w:rsidRDefault="004C0E97" w:rsidP="004C0E97">
      <w:pPr>
        <w:rPr>
          <w:rFonts w:ascii="Calibri" w:hAnsi="Calibri" w:cs="Calibri"/>
          <w:color w:val="000000"/>
          <w:sz w:val="20"/>
          <w:szCs w:val="20"/>
        </w:rPr>
      </w:pPr>
      <w:r>
        <w:rPr>
          <w:rFonts w:ascii="Calibri" w:hAnsi="Calibri" w:cs="Calibri"/>
          <w:color w:val="000000"/>
        </w:rPr>
        <w:t>English-language resources</w:t>
      </w:r>
    </w:p>
    <w:p w14:paraId="5887C280" w14:textId="77777777" w:rsidR="004C0E97" w:rsidRDefault="00D01B7A" w:rsidP="004C0E97">
      <w:pPr>
        <w:rPr>
          <w:rFonts w:ascii="Calibri" w:hAnsi="Calibri" w:cs="Calibri"/>
          <w:color w:val="000000"/>
          <w:sz w:val="20"/>
          <w:szCs w:val="20"/>
        </w:rPr>
      </w:pPr>
      <w:hyperlink r:id="rId21" w:tooltip="https://ncdj.org/style-guide/" w:history="1">
        <w:r w:rsidR="004C0E97">
          <w:rPr>
            <w:rStyle w:val="Hyperlink"/>
            <w:rFonts w:ascii="Calibri" w:hAnsi="Calibri" w:cs="Calibri"/>
            <w:color w:val="0563C1"/>
          </w:rPr>
          <w:t>https://ncdj.org/style-guide/</w:t>
        </w:r>
      </w:hyperlink>
    </w:p>
    <w:p w14:paraId="6B3D8A94" w14:textId="77777777" w:rsidR="004C0E97" w:rsidRDefault="00D01B7A" w:rsidP="004C0E97">
      <w:pPr>
        <w:rPr>
          <w:rFonts w:ascii="Calibri" w:hAnsi="Calibri" w:cs="Calibri"/>
          <w:color w:val="000000"/>
          <w:sz w:val="20"/>
          <w:szCs w:val="20"/>
        </w:rPr>
      </w:pPr>
      <w:hyperlink r:id="rId22" w:tooltip="https://consciousstyleguide.com/" w:history="1">
        <w:r w:rsidR="004C0E97">
          <w:rPr>
            <w:rStyle w:val="Hyperlink"/>
            <w:rFonts w:ascii="Calibri" w:hAnsi="Calibri" w:cs="Calibri"/>
            <w:color w:val="0563C1"/>
          </w:rPr>
          <w:t>https://consciousstyleguide.com/</w:t>
        </w:r>
      </w:hyperlink>
    </w:p>
    <w:p w14:paraId="4AD5518F" w14:textId="00DE0782" w:rsidR="004C0E97" w:rsidRPr="00972B0C" w:rsidRDefault="00972B0C" w:rsidP="5C52A293">
      <w:pPr>
        <w:spacing w:after="0"/>
        <w:rPr>
          <w:rStyle w:val="Hyperlink"/>
          <w:i/>
          <w:iCs/>
          <w:color w:val="auto"/>
          <w:u w:val="none"/>
        </w:rPr>
      </w:pPr>
      <w:ins w:id="70" w:author="Amy Schwartz" w:date="2024-03-27T15:44:00Z">
        <w:r w:rsidRPr="5C52A293">
          <w:rPr>
            <w:rStyle w:val="Hyperlink"/>
            <w:i/>
            <w:iCs/>
            <w:color w:val="auto"/>
            <w:u w:val="none"/>
          </w:rPr>
          <w:fldChar w:fldCharType="begin"/>
        </w:r>
        <w:r w:rsidRPr="5C52A293">
          <w:rPr>
            <w:rStyle w:val="Hyperlink"/>
            <w:i/>
            <w:iCs/>
            <w:color w:val="auto"/>
            <w:u w:val="none"/>
          </w:rPr>
          <w:instrText>HYPERLINK "https://www.brusheducation.ca/books/elements-of-indigenous-style"</w:instrText>
        </w:r>
        <w:r w:rsidRPr="5C52A293">
          <w:rPr>
            <w:rStyle w:val="Hyperlink"/>
            <w:i/>
            <w:iCs/>
            <w:color w:val="auto"/>
            <w:u w:val="none"/>
          </w:rPr>
        </w:r>
        <w:r w:rsidRPr="5C52A293">
          <w:rPr>
            <w:rStyle w:val="Hyperlink"/>
            <w:i/>
            <w:iCs/>
            <w:color w:val="auto"/>
            <w:u w:val="none"/>
          </w:rPr>
          <w:fldChar w:fldCharType="separate"/>
        </w:r>
      </w:ins>
      <w:r w:rsidR="004C0E97" w:rsidRPr="5C52A293">
        <w:rPr>
          <w:rStyle w:val="Hyperlink"/>
          <w:i/>
          <w:iCs/>
        </w:rPr>
        <w:t>Elements of Indigenous Style</w:t>
      </w:r>
      <w:ins w:id="71" w:author="Amy Schwartz" w:date="2024-03-27T15:44:00Z">
        <w:r w:rsidRPr="5C52A293">
          <w:rPr>
            <w:rStyle w:val="Hyperlink"/>
            <w:i/>
            <w:iCs/>
            <w:color w:val="auto"/>
            <w:u w:val="none"/>
          </w:rPr>
          <w:fldChar w:fldCharType="end"/>
        </w:r>
      </w:ins>
    </w:p>
    <w:p w14:paraId="7FA758C1" w14:textId="316E1739" w:rsidR="004C0E97" w:rsidRPr="00B07804" w:rsidRDefault="004C0E97" w:rsidP="004C0E97">
      <w:pPr>
        <w:spacing w:after="0"/>
        <w:rPr>
          <w:rFonts w:ascii="Calibri" w:hAnsi="Calibri" w:cs="Calibri"/>
          <w:color w:val="000000"/>
        </w:rPr>
      </w:pPr>
      <w:r w:rsidRPr="3822F06E">
        <w:rPr>
          <w:rFonts w:ascii="Calibri" w:hAnsi="Calibri" w:cs="Calibri"/>
          <w:color w:val="000000" w:themeColor="text1"/>
        </w:rPr>
        <w:t xml:space="preserve">Offers Indigenous writers and editors—and everyone creating works about Indigenous Peoples—the first published guide to common questions and issues of style and process. </w:t>
      </w:r>
    </w:p>
    <w:p w14:paraId="47EFACDE" w14:textId="2FEB2A5A" w:rsidR="00972B0C" w:rsidRDefault="00972B0C" w:rsidP="5C52A293">
      <w:pPr>
        <w:spacing w:after="0"/>
        <w:rPr>
          <w:rFonts w:ascii="Calibri" w:hAnsi="Calibri" w:cs="Calibri"/>
          <w:color w:val="000000"/>
        </w:rPr>
      </w:pPr>
    </w:p>
    <w:p w14:paraId="2B49BA84" w14:textId="67A2A901" w:rsidR="3E6C49EB" w:rsidRDefault="3E6C49EB" w:rsidP="3E6C49EB">
      <w:pPr>
        <w:spacing w:after="0"/>
        <w:rPr>
          <w:rFonts w:ascii="Open Sans" w:eastAsia="Open Sans" w:hAnsi="Open Sans" w:cs="Open Sans"/>
          <w:color w:val="000000" w:themeColor="text1"/>
          <w:sz w:val="19"/>
          <w:szCs w:val="19"/>
        </w:rPr>
      </w:pPr>
    </w:p>
    <w:sectPr w:rsidR="3E6C49EB">
      <w:footerReference w:type="even" r:id="rId23"/>
      <w:footerReference w:type="default" r:id="rId2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earamyjill@gmail.com" w:date="2021-05-10T20:58:00Z" w:initials="de">
    <w:p w14:paraId="388B9C08" w14:textId="110EC66A" w:rsidR="006564D3" w:rsidRDefault="006564D3" w:rsidP="006564D3">
      <w:r>
        <w:t>Take this out if it's going to be a separate file?</w:t>
      </w:r>
      <w:r>
        <w:annotationRef/>
      </w:r>
    </w:p>
  </w:comment>
  <w:comment w:id="1" w:author="Jennifer Matthews" w:date="2023-10-27T14:32:00Z" w:initials="JM">
    <w:p w14:paraId="5EEDC0FC" w14:textId="77777777" w:rsidR="006564D3" w:rsidRDefault="006564D3" w:rsidP="006564D3">
      <w:r>
        <w:rPr>
          <w:rStyle w:val="CommentReference"/>
        </w:rPr>
        <w:annotationRef/>
      </w:r>
      <w:r>
        <w:rPr>
          <w:sz w:val="20"/>
          <w:szCs w:val="20"/>
        </w:rPr>
        <w:t xml:space="preserve">Amy — as this document has become more writing-specific in its purpose and audience with the brand guidelines and Everything TCT Guide covering all the other bases, I think it’s OK to leave in the tips for external writers here. It is really TCT’s internal and external writers who will want to use this document. </w:t>
      </w:r>
    </w:p>
    <w:p w14:paraId="62117AD5" w14:textId="77777777" w:rsidR="006564D3" w:rsidRDefault="006564D3" w:rsidP="006564D3"/>
    <w:p w14:paraId="53A21DD0" w14:textId="77777777" w:rsidR="006564D3" w:rsidRDefault="006564D3" w:rsidP="006564D3">
      <w:r>
        <w:rPr>
          <w:sz w:val="20"/>
          <w:szCs w:val="20"/>
        </w:rPr>
        <w:t xml:space="preserve">Having said that, IF we think there are a handful of writing tips/clarifications that all staff can benefit from when it comes to their daily communications via email and elsewhere, I’d recommend that a one-pager summarizing the most important info from this guide  be made available to all staff and trail groups. </w:t>
      </w:r>
    </w:p>
  </w:comment>
  <w:comment w:id="2" w:author="Amy Schwartz" w:date="2023-11-09T13:24:00Z" w:initials="AS">
    <w:p w14:paraId="362201E3" w14:textId="77777777" w:rsidR="00DA122E" w:rsidRDefault="00DA122E" w:rsidP="000A7284">
      <w:pPr>
        <w:pStyle w:val="CommentText"/>
      </w:pPr>
      <w:r>
        <w:rPr>
          <w:rStyle w:val="CommentReference"/>
        </w:rPr>
        <w:annotationRef/>
      </w:r>
      <w:r>
        <w:rPr>
          <w:lang w:val="fr-CA"/>
        </w:rPr>
        <w:t>Hi Jennifer -- agree, great idea.</w:t>
      </w:r>
    </w:p>
  </w:comment>
  <w:comment w:id="3" w:author="Amy Schwartz" w:date="2024-03-27T14:22:00Z" w:initials="AS">
    <w:p w14:paraId="0D3EE3E7" w14:textId="77777777" w:rsidR="00346D4F" w:rsidRDefault="00346D4F" w:rsidP="00346D4F">
      <w:pPr>
        <w:pStyle w:val="CommentText"/>
      </w:pPr>
      <w:r>
        <w:rPr>
          <w:rStyle w:val="CommentReference"/>
        </w:rPr>
        <w:annotationRef/>
      </w:r>
      <w:r>
        <w:t>Question here: is this accurate, or do we change to something like “It is a living document; updates, additions and deletions will be made on an ongoing basis and as new information becomes available.”</w:t>
      </w:r>
    </w:p>
  </w:comment>
  <w:comment w:id="4" w:author="Amy Schwartz" w:date="2024-04-01T10:08:00Z" w:initials="AS">
    <w:p w14:paraId="444D4ED7" w14:textId="1B47F959" w:rsidR="1CB1DA6A" w:rsidRDefault="1CB1DA6A">
      <w:pPr>
        <w:pStyle w:val="CommentText"/>
      </w:pPr>
      <w:r>
        <w:t>We will consider your input.</w:t>
      </w:r>
      <w:r>
        <w:rPr>
          <w:rStyle w:val="CommentReference"/>
        </w:rPr>
        <w:annotationRef/>
      </w:r>
    </w:p>
  </w:comment>
  <w:comment w:id="5" w:author="Amy Schwartz" w:date="2024-03-27T14:31:00Z" w:initials="AS">
    <w:p w14:paraId="687910AB" w14:textId="77777777" w:rsidR="005042B8" w:rsidRDefault="005042B8" w:rsidP="005042B8">
      <w:pPr>
        <w:pStyle w:val="CommentText"/>
      </w:pPr>
      <w:r>
        <w:rPr>
          <w:rStyle w:val="CommentReference"/>
        </w:rPr>
        <w:annotationRef/>
      </w:r>
      <w:r>
        <w:t>Suggestion from Margaret:</w:t>
      </w:r>
    </w:p>
    <w:p w14:paraId="078161F1" w14:textId="77777777" w:rsidR="005042B8" w:rsidRDefault="005042B8" w:rsidP="005042B8">
      <w:pPr>
        <w:pStyle w:val="CommentText"/>
      </w:pPr>
    </w:p>
    <w:p w14:paraId="09970AA9" w14:textId="77777777" w:rsidR="005042B8" w:rsidRDefault="005042B8" w:rsidP="005042B8">
      <w:pPr>
        <w:pStyle w:val="CommentText"/>
      </w:pPr>
      <w:r>
        <w:t>Could we add a visual at the end of this section on dashes/hyphen of what they look like next to one another</w:t>
      </w:r>
    </w:p>
    <w:p w14:paraId="02809A0A" w14:textId="77777777" w:rsidR="005042B8" w:rsidRDefault="005042B8" w:rsidP="005042B8">
      <w:pPr>
        <w:pStyle w:val="CommentText"/>
      </w:pPr>
      <w:r>
        <w:t>x-x</w:t>
      </w:r>
    </w:p>
    <w:p w14:paraId="1AA21E4B" w14:textId="77777777" w:rsidR="005042B8" w:rsidRDefault="005042B8" w:rsidP="005042B8">
      <w:pPr>
        <w:pStyle w:val="CommentText"/>
      </w:pPr>
      <w:r>
        <w:t>x–x</w:t>
      </w:r>
    </w:p>
    <w:p w14:paraId="0157776D" w14:textId="77777777" w:rsidR="005042B8" w:rsidRDefault="005042B8" w:rsidP="005042B8">
      <w:pPr>
        <w:pStyle w:val="CommentText"/>
      </w:pPr>
      <w:r>
        <w:t>x — x</w:t>
      </w:r>
    </w:p>
  </w:comment>
  <w:comment w:id="6" w:author="Amy Schwartz" w:date="2023-03-09T08:44:00Z" w:initials="AS">
    <w:p w14:paraId="5EB9FB61" w14:textId="0BDDB56D" w:rsidR="5E9717C1" w:rsidRDefault="5E9717C1">
      <w:r>
        <w:rPr>
          <w:color w:val="2B579A"/>
          <w:shd w:val="clear" w:color="auto" w:fill="E6E6E6"/>
        </w:rPr>
        <w:fldChar w:fldCharType="begin"/>
      </w:r>
      <w:r>
        <w:instrText xml:space="preserve"> HYPERLINK "mailto:JMahon@tctrail.ca"</w:instrText>
      </w:r>
      <w:r>
        <w:rPr>
          <w:color w:val="2B579A"/>
          <w:shd w:val="clear" w:color="auto" w:fill="E6E6E6"/>
        </w:rPr>
      </w:r>
      <w:bookmarkStart w:id="9" w:name="_@_5597207E8F764F3CA6A8D9551E64F7ACZ"/>
      <w:r>
        <w:rPr>
          <w:color w:val="2B579A"/>
          <w:shd w:val="clear" w:color="auto" w:fill="E6E6E6"/>
        </w:rPr>
        <w:fldChar w:fldCharType="separate"/>
      </w:r>
      <w:bookmarkEnd w:id="9"/>
      <w:r w:rsidRPr="5E9717C1">
        <w:rPr>
          <w:rStyle w:val="Mention"/>
          <w:noProof/>
        </w:rPr>
        <w:t>@Jennifer Mahon</w:t>
      </w:r>
      <w:r>
        <w:rPr>
          <w:color w:val="2B579A"/>
          <w:shd w:val="clear" w:color="auto" w:fill="E6E6E6"/>
        </w:rPr>
        <w:fldChar w:fldCharType="end"/>
      </w:r>
      <w:r>
        <w:t xml:space="preserve"> so I agree with this, but it's not what we do internally. Generally, job titles are capped before or after the person's name (e.g., President &amp; CEO Eleanor McMahon; Eleanor McMahon, our President &amp; CEO). Change here?</w:t>
      </w:r>
      <w:r>
        <w:annotationRef/>
      </w:r>
    </w:p>
  </w:comment>
  <w:comment w:id="7" w:author="Jennifer Matthews" w:date="2023-10-27T14:46:00Z" w:initials="JM">
    <w:p w14:paraId="46BFA605" w14:textId="77777777" w:rsidR="00805C35" w:rsidRDefault="00805C35" w:rsidP="00BF3289">
      <w:r>
        <w:rPr>
          <w:rStyle w:val="CommentReference"/>
        </w:rPr>
        <w:annotationRef/>
      </w:r>
      <w:r>
        <w:rPr>
          <w:color w:val="000000"/>
          <w:sz w:val="20"/>
          <w:szCs w:val="20"/>
        </w:rPr>
        <w:t>My two cents: Everyone loves to have their titles capitalized. It’s the most frequent deviation from CP Style that I see with all clients. :)</w:t>
      </w:r>
    </w:p>
  </w:comment>
  <w:comment w:id="8" w:author="Jennifer Matthews" w:date="2023-11-09T15:25:00Z" w:initials="JM">
    <w:p w14:paraId="33E2A0E3" w14:textId="234941B9" w:rsidR="00321489" w:rsidRDefault="00321489">
      <w:pPr>
        <w:pStyle w:val="CommentText"/>
      </w:pPr>
      <w:r>
        <w:rPr>
          <w:rStyle w:val="CommentReference"/>
        </w:rPr>
        <w:annotationRef/>
      </w:r>
      <w:r>
        <w:t>Based on conversation with Amy have decided to make an exception from CP Style in favour of caps on titles, which the team is already doing.</w:t>
      </w:r>
    </w:p>
  </w:comment>
  <w:comment w:id="10" w:author="Amy Schwartz" w:date="2023-11-09T13:26:00Z" w:initials="AS">
    <w:p w14:paraId="1BE064B7" w14:textId="6B59028F" w:rsidR="00DA122E" w:rsidRDefault="00DA122E" w:rsidP="009961BD">
      <w:pPr>
        <w:pStyle w:val="CommentText"/>
      </w:pPr>
      <w:r>
        <w:rPr>
          <w:rStyle w:val="CommentReference"/>
        </w:rPr>
        <w:annotationRef/>
      </w:r>
      <w:r>
        <w:rPr>
          <w:lang w:val="fr-CA"/>
        </w:rPr>
        <w:t>I believe we actually now use Point Zero rather than Kilometre Zero -- will confirm with Margaret on preferred usage.</w:t>
      </w:r>
    </w:p>
  </w:comment>
  <w:comment w:id="11" w:author="Jennifer Matthews" w:date="2023-11-09T15:27:00Z" w:initials="JM">
    <w:p w14:paraId="221E69E1" w14:textId="22FC443F" w:rsidR="00402679" w:rsidRDefault="00402679">
      <w:pPr>
        <w:pStyle w:val="CommentText"/>
      </w:pPr>
      <w:r>
        <w:rPr>
          <w:rStyle w:val="CommentReference"/>
        </w:rPr>
        <w:annotationRef/>
      </w:r>
      <w:r>
        <w:t>Staying tuned, Amy.</w:t>
      </w:r>
    </w:p>
  </w:comment>
  <w:comment w:id="12" w:author="dearamyjill@gmail.com" w:date="2021-05-10T21:08:00Z" w:initials="de">
    <w:p w14:paraId="4F5C1CA7" w14:textId="3F83DAC7" w:rsidR="3E6C49EB" w:rsidRDefault="3E6C49EB">
      <w:r>
        <w:t>Not seeing a link here.</w:t>
      </w:r>
      <w:r>
        <w:annotationRef/>
      </w:r>
    </w:p>
  </w:comment>
  <w:comment w:id="13" w:author="Jennifer Mahon" w:date="2021-05-11T10:46:00Z" w:initials="JM">
    <w:p w14:paraId="5AE68F4B" w14:textId="2B345938" w:rsidR="65772124" w:rsidRDefault="65772124">
      <w:r>
        <w:t>http://indigenousfoundations.arts.ubc.ca/terminology/#firstnations</w:t>
      </w:r>
      <w:r>
        <w:annotationRef/>
      </w:r>
    </w:p>
  </w:comment>
  <w:comment w:id="14" w:author="Amy Schwartz" w:date="2024-03-27T15:03:00Z" w:initials="AS">
    <w:p w14:paraId="19232542" w14:textId="77777777" w:rsidR="00085274" w:rsidRDefault="00085274" w:rsidP="00085274">
      <w:pPr>
        <w:pStyle w:val="CommentText"/>
      </w:pPr>
      <w:r>
        <w:rPr>
          <w:rStyle w:val="CommentReference"/>
        </w:rPr>
        <w:annotationRef/>
      </w:r>
      <w:r>
        <w:t>I’m not sure where this came from; Margaret says we used to use “per cent”; to discuss. My opinion, as per usual, is that I don’t really care as long as it’s consistent, but I do have a preference to not use symbols in body copy with the exception of tables and technical material.</w:t>
      </w:r>
    </w:p>
  </w:comment>
  <w:comment w:id="15" w:author="Amy Schwartz" w:date="2024-04-01T10:19:00Z" w:initials="AS">
    <w:p w14:paraId="6B9F85A0" w14:textId="059E3E8D" w:rsidR="1CB1DA6A" w:rsidRDefault="1CB1DA6A">
      <w:pPr>
        <w:pStyle w:val="CommentText"/>
      </w:pPr>
      <w:r>
        <w:t>per cent or percent; keep usage consistent.</w:t>
      </w:r>
      <w:r>
        <w:rPr>
          <w:rStyle w:val="CommentReference"/>
        </w:rPr>
        <w:annotationRef/>
      </w:r>
    </w:p>
  </w:comment>
  <w:comment w:id="16" w:author="Amy Schwartz" w:date="2024-04-02T11:09:00Z" w:initials="AS">
    <w:p w14:paraId="0B393E2A" w14:textId="32DE5966" w:rsidR="1CB1DA6A" w:rsidRDefault="1CB1DA6A">
      <w:pPr>
        <w:pStyle w:val="CommentText"/>
      </w:pPr>
      <w:r>
        <w:t>Jenn prefers symbol.</w:t>
      </w:r>
      <w:r>
        <w:rPr>
          <w:rStyle w:val="CommentReference"/>
        </w:rPr>
        <w:annotationRef/>
      </w:r>
    </w:p>
  </w:comment>
  <w:comment w:id="17" w:author="dearamyjill@gmail.com" w:date="2021-05-10T21:19:00Z" w:initials="de">
    <w:p w14:paraId="243273C1" w14:textId="48D9918F" w:rsidR="3E6C49EB" w:rsidRDefault="3E6C49EB">
      <w:r>
        <w:t>One comment here: when I was doing the trail descriptions last year, I was a little confused between the Trail and just talking about the trail in general, e.g., trail conditions, the trail curves to the left, etc. Do you think it's worth mentioning this here and if so, do you have a general rule?</w:t>
      </w:r>
      <w:r>
        <w:annotationRef/>
      </w:r>
      <w:r>
        <w:annotationRef/>
      </w:r>
    </w:p>
    <w:p w14:paraId="189C2616" w14:textId="7CE357E1" w:rsidR="3E6C49EB" w:rsidRDefault="3E6C49EB"/>
    <w:p w14:paraId="0B163D70" w14:textId="1BEC53EA" w:rsidR="3E6C49EB" w:rsidRDefault="3E6C49EB">
      <w:r>
        <w:t xml:space="preserve">Perhaps something like the following: </w:t>
      </w:r>
    </w:p>
    <w:p w14:paraId="66135EEB" w14:textId="0D99C5D6" w:rsidR="3E6C49EB" w:rsidRDefault="3E6C49EB">
      <w:r>
        <w:t>when describing the general condition of a specific section of trail, trail conditions, type of trail, etc., it is not necessary to capitalize trail.</w:t>
      </w:r>
    </w:p>
    <w:p w14:paraId="3F38C3A4" w14:textId="46AAA4A2" w:rsidR="3E6C49EB" w:rsidRDefault="3E6C49EB"/>
    <w:p w14:paraId="54C8A61C" w14:textId="103204B6" w:rsidR="3E6C49EB" w:rsidRDefault="3E6C49EB">
      <w:r>
        <w:t>Examples: Hiking on the Trail is always exhilarating, BUT the trail includes both gravel and paved sections; the easternmost section of the trail has a steep incline.</w:t>
      </w:r>
    </w:p>
    <w:p w14:paraId="4D38D14D" w14:textId="3BF4A5DB" w:rsidR="3E6C49EB" w:rsidRDefault="3E6C49EB"/>
    <w:p w14:paraId="1FF4580C" w14:textId="7EB94EAB" w:rsidR="3E6C49EB" w:rsidRDefault="3E6C49EB"/>
  </w:comment>
  <w:comment w:id="18" w:author="Jennifer Mahon" w:date="2021-04-23T10:27:00Z" w:initials="JM">
    <w:p w14:paraId="797C3A71" w14:textId="4A886DD3" w:rsidR="4A89CA6C" w:rsidRDefault="4A89CA6C">
      <w:r>
        <w:t>Ang to send full signage terminology</w:t>
      </w:r>
      <w:r>
        <w:annotationRef/>
      </w:r>
    </w:p>
  </w:comment>
  <w:comment w:id="19" w:author="Jennifer Matthews" w:date="2023-10-27T15:51:00Z" w:initials="JM">
    <w:p w14:paraId="6A378676" w14:textId="77777777" w:rsidR="00674EB3" w:rsidRDefault="00674EB3" w:rsidP="00BE4243">
      <w:r>
        <w:rPr>
          <w:rStyle w:val="CommentReference"/>
        </w:rPr>
        <w:annotationRef/>
      </w:r>
      <w:r>
        <w:rPr>
          <w:color w:val="000000"/>
          <w:sz w:val="20"/>
          <w:szCs w:val="20"/>
        </w:rPr>
        <w:t>Flagging this in case there is additional terminology that needs to be added here</w:t>
      </w:r>
    </w:p>
  </w:comment>
  <w:comment w:id="20" w:author="Amy Schwartz" w:date="2024-04-01T10:22:00Z" w:initials="AS">
    <w:p w14:paraId="59F8FA39" w14:textId="011E07E5" w:rsidR="1CB1DA6A" w:rsidRDefault="1CB1DA6A">
      <w:pPr>
        <w:pStyle w:val="CommentText"/>
      </w:pPr>
      <w:r>
        <w:t>Ask Jenn if we need more specifics.</w:t>
      </w:r>
      <w:r>
        <w:rPr>
          <w:rStyle w:val="CommentReference"/>
        </w:rPr>
        <w:annotationRef/>
      </w:r>
    </w:p>
  </w:comment>
  <w:comment w:id="21" w:author="Amy Schwartz" w:date="2024-04-01T10:23:00Z" w:initials="AS">
    <w:p w14:paraId="238A8A65" w14:textId="72891419" w:rsidR="1CB1DA6A" w:rsidRDefault="1CB1DA6A">
      <w:pPr>
        <w:pStyle w:val="CommentText"/>
      </w:pPr>
      <w:r>
        <w:t>Discovery Panels</w:t>
      </w:r>
      <w:r>
        <w:rPr>
          <w:rStyle w:val="CommentReference"/>
        </w:rPr>
        <w:annotationRef/>
      </w:r>
    </w:p>
    <w:p w14:paraId="5DEE9568" w14:textId="4ACAE1CB" w:rsidR="1CB1DA6A" w:rsidRDefault="1CB1DA6A">
      <w:pPr>
        <w:pStyle w:val="CommentText"/>
      </w:pPr>
      <w:r>
        <w:t>Co-branded?</w:t>
      </w:r>
    </w:p>
  </w:comment>
  <w:comment w:id="22" w:author="Amy Schwartz" w:date="2024-04-02T11:11:00Z" w:initials="AS">
    <w:p w14:paraId="70C10425" w14:textId="6CFDC77E" w:rsidR="1CB1DA6A" w:rsidRDefault="1CB1DA6A">
      <w:pPr>
        <w:pStyle w:val="CommentText"/>
      </w:pPr>
      <w:r>
        <w:t>Add Discovery Panels</w:t>
      </w:r>
      <w:r>
        <w:rPr>
          <w:rStyle w:val="CommentReference"/>
        </w:rPr>
        <w:annotationRef/>
      </w:r>
    </w:p>
  </w:comment>
  <w:comment w:id="23" w:author="Amy Schwartz" w:date="2024-04-02T11:12:00Z" w:initials="AS">
    <w:p w14:paraId="7D1C102F" w14:textId="522FCD0B" w:rsidR="1CB1DA6A" w:rsidRDefault="1CB1DA6A">
      <w:pPr>
        <w:pStyle w:val="CommentText"/>
      </w:pPr>
      <w:r>
        <w:t>Look at 3.3</w:t>
      </w:r>
      <w:r>
        <w:rPr>
          <w:rStyle w:val="CommentReference"/>
        </w:rPr>
        <w:annotationRef/>
      </w:r>
    </w:p>
  </w:comment>
  <w:comment w:id="24" w:author="Amy Schwartz" w:date="2024-03-27T15:17:00Z" w:initials="AS">
    <w:p w14:paraId="41877137" w14:textId="77777777" w:rsidR="00E94BB1" w:rsidRDefault="00E94BB1" w:rsidP="00E94BB1">
      <w:pPr>
        <w:pStyle w:val="CommentText"/>
      </w:pPr>
      <w:r>
        <w:rPr>
          <w:rStyle w:val="CommentReference"/>
        </w:rPr>
        <w:annotationRef/>
      </w:r>
      <w:r>
        <w:rPr>
          <w:lang w:val="fr-CA"/>
        </w:rPr>
        <w:t>Do we still abbreviate, or spell out?</w:t>
      </w:r>
    </w:p>
  </w:comment>
  <w:comment w:id="25" w:author="Amy Schwartz" w:date="2024-04-01T10:25:00Z" w:initials="AS">
    <w:p w14:paraId="6172DC0C" w14:textId="72247450" w:rsidR="1CB1DA6A" w:rsidRDefault="1CB1DA6A">
      <w:pPr>
        <w:pStyle w:val="CommentText"/>
      </w:pPr>
      <w:r>
        <w:t>Ask Meghan</w:t>
      </w:r>
      <w:r>
        <w:rPr>
          <w:rStyle w:val="CommentReference"/>
        </w:rPr>
        <w:annotationRef/>
      </w:r>
    </w:p>
  </w:comment>
  <w:comment w:id="26" w:author="Amy Schwartz" w:date="2024-04-01T10:26:00Z" w:initials="AS">
    <w:p w14:paraId="3490CB90" w14:textId="1201B08F" w:rsidR="1CB1DA6A" w:rsidRDefault="1CB1DA6A">
      <w:pPr>
        <w:pStyle w:val="CommentText"/>
      </w:pPr>
      <w:r>
        <w:t>Internal/external</w:t>
      </w:r>
      <w:r>
        <w:rPr>
          <w:rStyle w:val="CommentReference"/>
        </w:rPr>
        <w:annotationRef/>
      </w:r>
    </w:p>
  </w:comment>
  <w:comment w:id="27" w:author="Amy Schwartz" w:date="2024-04-02T11:14:00Z" w:initials="AS">
    <w:p w14:paraId="0816C0B3" w14:textId="59D997AE" w:rsidR="1CB1DA6A" w:rsidRDefault="1CB1DA6A">
      <w:pPr>
        <w:pStyle w:val="CommentText"/>
      </w:pPr>
      <w:r>
        <w:t>No abbreviation.</w:t>
      </w:r>
      <w:r>
        <w:rPr>
          <w:rStyle w:val="CommentReference"/>
        </w:rPr>
        <w:annotationRef/>
      </w:r>
    </w:p>
  </w:comment>
  <w:comment w:id="28" w:author="Amy Schwartz" w:date="2023-11-09T13:28:00Z" w:initials="AS">
    <w:p w14:paraId="1D19E2FD" w14:textId="1FF99679" w:rsidR="00DA122E" w:rsidRDefault="00DA122E" w:rsidP="00E33593">
      <w:pPr>
        <w:pStyle w:val="CommentText"/>
      </w:pPr>
      <w:r>
        <w:rPr>
          <w:rStyle w:val="CommentReference"/>
        </w:rPr>
        <w:annotationRef/>
      </w:r>
      <w:r>
        <w:rPr>
          <w:lang w:val="fr-CA"/>
        </w:rPr>
        <w:t>Flagging because I believe Meghan now prefers Trans Canada Trail (spelled out everywhere).</w:t>
      </w:r>
    </w:p>
  </w:comment>
  <w:comment w:id="29" w:author="Amy Schwartz" w:date="2024-03-27T15:22:00Z" w:initials="AS">
    <w:p w14:paraId="0EC6A2A2" w14:textId="77777777" w:rsidR="00E94BB1" w:rsidRDefault="00E94BB1" w:rsidP="00E94BB1">
      <w:pPr>
        <w:pStyle w:val="CommentText"/>
      </w:pPr>
      <w:r>
        <w:rPr>
          <w:rStyle w:val="CommentReference"/>
        </w:rPr>
        <w:annotationRef/>
      </w:r>
      <w:r>
        <w:rPr>
          <w:lang w:val="fr-CA"/>
        </w:rPr>
        <w:t>Angela agrees; okay to cut?</w:t>
      </w:r>
    </w:p>
  </w:comment>
  <w:comment w:id="30" w:author="Amy Schwartz" w:date="2024-04-01T10:31:00Z" w:initials="AS">
    <w:p w14:paraId="298D710E" w14:textId="170A79AE" w:rsidR="1CB1DA6A" w:rsidRDefault="1CB1DA6A">
      <w:pPr>
        <w:pStyle w:val="CommentText"/>
      </w:pPr>
      <w:r>
        <w:t>Check with Jenn &amp; Meghan</w:t>
      </w:r>
      <w:r>
        <w:rPr>
          <w:rStyle w:val="CommentReference"/>
        </w:rPr>
        <w:annotationRef/>
      </w:r>
    </w:p>
  </w:comment>
  <w:comment w:id="31" w:author="Amy Schwartz" w:date="2024-04-02T11:14:00Z" w:initials="AS">
    <w:p w14:paraId="643BE67C" w14:textId="67702BD2" w:rsidR="1CB1DA6A" w:rsidRDefault="1CB1DA6A">
      <w:pPr>
        <w:pStyle w:val="CommentText"/>
      </w:pPr>
      <w:r>
        <w:t>Cannot abbreviate TCT alone but provincial groups is okay.</w:t>
      </w:r>
      <w:r>
        <w:rPr>
          <w:rStyle w:val="CommentReference"/>
        </w:rPr>
        <w:annotationRef/>
      </w:r>
    </w:p>
  </w:comment>
  <w:comment w:id="34" w:author="Amy Schwartz" w:date="2023-03-09T08:54:00Z" w:initials="AS">
    <w:p w14:paraId="51050E8E" w14:textId="4B9C325B" w:rsidR="5E9717C1" w:rsidRDefault="5E9717C1">
      <w:r>
        <w:rPr>
          <w:color w:val="2B579A"/>
          <w:shd w:val="clear" w:color="auto" w:fill="E6E6E6"/>
        </w:rPr>
        <w:fldChar w:fldCharType="begin"/>
      </w:r>
      <w:r>
        <w:instrText xml:space="preserve"> HYPERLINK "mailto:JMahon@tctrail.ca"</w:instrText>
      </w:r>
      <w:r>
        <w:rPr>
          <w:color w:val="2B579A"/>
          <w:shd w:val="clear" w:color="auto" w:fill="E6E6E6"/>
        </w:rPr>
      </w:r>
      <w:bookmarkStart w:id="38" w:name="_@_333809564BEB4F79A4B9D6B29D2C5579Z"/>
      <w:r>
        <w:rPr>
          <w:color w:val="2B579A"/>
          <w:shd w:val="clear" w:color="auto" w:fill="E6E6E6"/>
        </w:rPr>
        <w:fldChar w:fldCharType="separate"/>
      </w:r>
      <w:bookmarkEnd w:id="38"/>
      <w:r w:rsidRPr="5E9717C1">
        <w:rPr>
          <w:rStyle w:val="Mention"/>
          <w:noProof/>
        </w:rPr>
        <w:t>@Jennifer Mahon</w:t>
      </w:r>
      <w:r>
        <w:rPr>
          <w:color w:val="2B579A"/>
          <w:shd w:val="clear" w:color="auto" w:fill="E6E6E6"/>
        </w:rPr>
        <w:fldChar w:fldCharType="end"/>
      </w:r>
      <w:r>
        <w:t xml:space="preserve"> just making sure you agree with this?</w:t>
      </w:r>
      <w:r>
        <w:annotationRef/>
      </w:r>
    </w:p>
  </w:comment>
  <w:comment w:id="35" w:author="Amy Schwartz" w:date="2024-03-27T15:24:00Z" w:initials="AS">
    <w:p w14:paraId="5FF34190" w14:textId="77777777" w:rsidR="00E94BB1" w:rsidRDefault="00E94BB1" w:rsidP="00E94BB1">
      <w:pPr>
        <w:pStyle w:val="CommentText"/>
      </w:pPr>
      <w:r>
        <w:rPr>
          <w:rStyle w:val="CommentReference"/>
        </w:rPr>
        <w:annotationRef/>
      </w:r>
      <w:r>
        <w:rPr>
          <w:lang w:val="fr-CA"/>
        </w:rPr>
        <w:t>Both Margaret and Angela dB have flagged this section; to discuss.</w:t>
      </w:r>
    </w:p>
  </w:comment>
  <w:comment w:id="36" w:author="Amy Schwartz" w:date="2024-04-02T11:15:00Z" w:initials="AS">
    <w:p w14:paraId="2AEC3AD9" w14:textId="7AEE1A28" w:rsidR="1CB1DA6A" w:rsidRDefault="1CB1DA6A">
      <w:pPr>
        <w:pStyle w:val="CommentText"/>
      </w:pPr>
      <w:r>
        <w:t>Link to Cdn government EN &amp; FR.</w:t>
      </w:r>
      <w:r>
        <w:rPr>
          <w:rStyle w:val="CommentReference"/>
        </w:rPr>
        <w:annotationRef/>
      </w:r>
    </w:p>
  </w:comment>
  <w:comment w:id="37" w:author="Amy Schwartz" w:date="2024-04-02T11:16:00Z" w:initials="AS">
    <w:p w14:paraId="129BEDA3" w14:textId="610E29E9" w:rsidR="1CB1DA6A" w:rsidRDefault="1CB1DA6A">
      <w:pPr>
        <w:pStyle w:val="CommentText"/>
      </w:pPr>
      <w:r>
        <w:t>English doc, proper EN abbreviation; FR proper FR abbreviation; Bilingual, 2-letter code.</w:t>
      </w:r>
      <w:r>
        <w:rPr>
          <w:rStyle w:val="CommentReference"/>
        </w:rPr>
        <w:annotationRef/>
      </w:r>
    </w:p>
  </w:comment>
  <w:comment w:id="41" w:author="Amy Schwartz" w:date="2024-03-27T15:26:00Z" w:initials="AS">
    <w:p w14:paraId="0A23D73D" w14:textId="77777777" w:rsidR="007F6281" w:rsidRDefault="007F6281" w:rsidP="007F6281">
      <w:pPr>
        <w:pStyle w:val="CommentText"/>
      </w:pPr>
      <w:r>
        <w:rPr>
          <w:rStyle w:val="CommentReference"/>
        </w:rPr>
        <w:annotationRef/>
      </w:r>
      <w:r>
        <w:rPr>
          <w:lang w:val="fr-CA"/>
        </w:rPr>
        <w:t>If we agree not to use trail users, change language here.</w:t>
      </w:r>
    </w:p>
  </w:comment>
  <w:comment w:id="42" w:author="Amy Schwartz" w:date="2024-04-01T10:34:00Z" w:initials="AS">
    <w:p w14:paraId="3036DCF3" w14:textId="6177650C" w:rsidR="1CB1DA6A" w:rsidRDefault="1CB1DA6A">
      <w:pPr>
        <w:pStyle w:val="CommentText"/>
      </w:pPr>
      <w:r>
        <w:t>Cap on Trail depending on decision above.</w:t>
      </w:r>
      <w:r>
        <w:rPr>
          <w:rStyle w:val="CommentReference"/>
        </w:rPr>
        <w:annotationRef/>
      </w:r>
    </w:p>
  </w:comment>
  <w:comment w:id="43" w:author="Amy Schwartz" w:date="2024-03-27T15:27:00Z" w:initials="AS">
    <w:p w14:paraId="6838F949" w14:textId="77777777" w:rsidR="007F6281" w:rsidRDefault="007F6281" w:rsidP="007F6281">
      <w:pPr>
        <w:pStyle w:val="CommentText"/>
      </w:pPr>
      <w:r>
        <w:rPr>
          <w:rStyle w:val="CommentReference"/>
        </w:rPr>
        <w:annotationRef/>
      </w:r>
      <w:r>
        <w:rPr>
          <w:lang w:val="fr-CA"/>
        </w:rPr>
        <w:t>And here.</w:t>
      </w:r>
    </w:p>
  </w:comment>
  <w:comment w:id="44" w:author="Amy Schwartz" w:date="2023-03-09T08:56:00Z" w:initials="AS">
    <w:p w14:paraId="72E0C874" w14:textId="1BF7AFD9" w:rsidR="5E9717C1" w:rsidRDefault="5E9717C1">
      <w:r>
        <w:rPr>
          <w:color w:val="2B579A"/>
          <w:shd w:val="clear" w:color="auto" w:fill="E6E6E6"/>
        </w:rPr>
        <w:fldChar w:fldCharType="begin"/>
      </w:r>
      <w:r>
        <w:instrText xml:space="preserve"> HYPERLINK "mailto:JMahon@tctrail.ca"</w:instrText>
      </w:r>
      <w:r>
        <w:rPr>
          <w:color w:val="2B579A"/>
          <w:shd w:val="clear" w:color="auto" w:fill="E6E6E6"/>
        </w:rPr>
      </w:r>
      <w:bookmarkStart w:id="49" w:name="_@_33A9B3A12E664DFF89B56A9D5D2FB2FCZ"/>
      <w:r>
        <w:rPr>
          <w:color w:val="2B579A"/>
          <w:shd w:val="clear" w:color="auto" w:fill="E6E6E6"/>
        </w:rPr>
        <w:fldChar w:fldCharType="separate"/>
      </w:r>
      <w:bookmarkEnd w:id="49"/>
      <w:r w:rsidRPr="5E9717C1">
        <w:rPr>
          <w:rStyle w:val="Mention"/>
          <w:noProof/>
        </w:rPr>
        <w:t>@Jennifer Mahon</w:t>
      </w:r>
      <w:r>
        <w:rPr>
          <w:color w:val="2B579A"/>
          <w:shd w:val="clear" w:color="auto" w:fill="E6E6E6"/>
        </w:rPr>
        <w:fldChar w:fldCharType="end"/>
      </w:r>
      <w:r>
        <w:t xml:space="preserve"> so I think this may be worth a discussion with Trisha and others about whether this is still preferred. Several disability groups no longer recommend people-first language. If you are okay with it, I could put together some updated recommendations?</w:t>
      </w:r>
      <w:r>
        <w:annotationRef/>
      </w:r>
    </w:p>
  </w:comment>
  <w:comment w:id="45" w:author="Jennifer Matthews" w:date="2023-10-27T15:10:00Z" w:initials="JM">
    <w:p w14:paraId="5EC923E8" w14:textId="77777777" w:rsidR="000B4EFA" w:rsidRDefault="0050100C" w:rsidP="006112F5">
      <w:r>
        <w:rPr>
          <w:rStyle w:val="CommentReference"/>
        </w:rPr>
        <w:annotationRef/>
      </w:r>
      <w:r w:rsidR="000B4EFA">
        <w:rPr>
          <w:sz w:val="20"/>
          <w:szCs w:val="20"/>
        </w:rPr>
        <w:t xml:space="preserve">Amy, I wonder if we should replicate or at least align this section with the section on inclusive language in the current draft of the TCT brand identity guide. Have you seen that document? It’s </w:t>
      </w:r>
      <w:hyperlink r:id="rId1" w:history="1">
        <w:r w:rsidR="000B4EFA" w:rsidRPr="006112F5">
          <w:rPr>
            <w:rStyle w:val="Hyperlink"/>
            <w:sz w:val="20"/>
            <w:szCs w:val="20"/>
          </w:rPr>
          <w:t>here</w:t>
        </w:r>
      </w:hyperlink>
      <w:r w:rsidR="000B4EFA">
        <w:rPr>
          <w:sz w:val="20"/>
          <w:szCs w:val="20"/>
        </w:rPr>
        <w:t xml:space="preserve">. </w:t>
      </w:r>
    </w:p>
  </w:comment>
  <w:comment w:id="46" w:author="Amy Schwartz" w:date="2023-11-09T13:34:00Z" w:initials="AS">
    <w:p w14:paraId="43004DFD" w14:textId="77777777" w:rsidR="00DA122E" w:rsidRDefault="00DA122E" w:rsidP="0076567B">
      <w:pPr>
        <w:pStyle w:val="CommentText"/>
      </w:pPr>
      <w:r>
        <w:rPr>
          <w:rStyle w:val="CommentReference"/>
        </w:rPr>
        <w:annotationRef/>
      </w:r>
      <w:r>
        <w:rPr>
          <w:lang w:val="fr-CA"/>
        </w:rPr>
        <w:t>Hi Jennifer -- overall, agree. However, the in my view, having a people-first rule should maybe be up for discussion with a larger group; I've seen quite a bit of writing lately making the case for not using people-first language and the real takeaway is to ask whenever possible, but it's far from a consensus in most discussions I've followed. Open to your thoughts!</w:t>
      </w:r>
    </w:p>
  </w:comment>
  <w:comment w:id="47" w:author="Jennifer Matthews" w:date="2023-11-09T15:48:00Z" w:initials="JM">
    <w:p w14:paraId="46B40C6B" w14:textId="0A401A46" w:rsidR="006276F7" w:rsidRDefault="006276F7">
      <w:pPr>
        <w:pStyle w:val="CommentText"/>
      </w:pPr>
      <w:r>
        <w:rPr>
          <w:rStyle w:val="CommentReference"/>
        </w:rPr>
        <w:annotationRef/>
      </w:r>
      <w:r>
        <w:t>Based on our discussion, I’ve reached out to Trisha Kaplan. We’ll come up with a unified approach and document it here.</w:t>
      </w:r>
    </w:p>
  </w:comment>
  <w:comment w:id="48" w:author="Jennifer Matthews" w:date="2024-01-11T16:36:00Z" w:initials="JM">
    <w:p w14:paraId="6FDE1B54" w14:textId="77777777" w:rsidR="00965E86" w:rsidRDefault="00965E86" w:rsidP="00965E86">
      <w:r>
        <w:rPr>
          <w:rStyle w:val="CommentReference"/>
        </w:rPr>
        <w:annotationRef/>
      </w:r>
      <w:r>
        <w:rPr>
          <w:color w:val="000000"/>
          <w:sz w:val="20"/>
          <w:szCs w:val="20"/>
        </w:rPr>
        <w:t>Trisha’s recommendation is to use person-first rather than identity-first language. She further advises that wherever possible we focus on trail features that enhance accessibility rather than highlighting people with disabilities.</w:t>
      </w:r>
    </w:p>
    <w:p w14:paraId="723C8B68" w14:textId="77777777" w:rsidR="00965E86" w:rsidRDefault="00965E86" w:rsidP="00965E86">
      <w:r>
        <w:rPr>
          <w:color w:val="000000"/>
          <w:sz w:val="20"/>
          <w:szCs w:val="20"/>
        </w:rPr>
        <w:t xml:space="preserve"> </w:t>
      </w:r>
    </w:p>
  </w:comment>
  <w:comment w:id="50" w:author="dearamyjill@gmail.com" w:date="2021-05-10T21:38:00Z" w:initials="de">
    <w:p w14:paraId="5FB7B16F" w14:textId="349F8EDE" w:rsidR="3E6C49EB" w:rsidRDefault="3E6C49EB">
      <w:r>
        <w:t>Not sure how clear this is. If "accessible" is used to describe trail sections with varying degrees of accessibility, it may cause confusion. I think I get the meaning of this sentence. but this might need some clarification.</w:t>
      </w:r>
      <w:r>
        <w:annotationRef/>
      </w:r>
    </w:p>
  </w:comment>
  <w:comment w:id="51" w:author="Jennifer Matthews" w:date="2023-10-27T16:19:00Z" w:initials="JM">
    <w:p w14:paraId="46635F42" w14:textId="77777777" w:rsidR="008E2225" w:rsidRDefault="008E2225" w:rsidP="00E34BF5">
      <w:r>
        <w:rPr>
          <w:rStyle w:val="CommentReference"/>
        </w:rPr>
        <w:annotationRef/>
      </w:r>
      <w:r>
        <w:rPr>
          <w:color w:val="000000"/>
          <w:sz w:val="20"/>
          <w:szCs w:val="20"/>
        </w:rPr>
        <w:t>Agreed, Amy — and I think this is actually a question for Trisha.</w:t>
      </w:r>
    </w:p>
  </w:comment>
  <w:comment w:id="52" w:author="Jennifer Matthews" w:date="2023-11-09T15:48:00Z" w:initials="JM">
    <w:p w14:paraId="642EF6FC" w14:textId="77777777" w:rsidR="000E3706" w:rsidRDefault="006276F7" w:rsidP="000E3706">
      <w:r>
        <w:rPr>
          <w:rStyle w:val="CommentReference"/>
        </w:rPr>
        <w:annotationRef/>
      </w:r>
      <w:r w:rsidR="000E3706">
        <w:rPr>
          <w:sz w:val="20"/>
          <w:szCs w:val="20"/>
        </w:rPr>
        <w:t>Will ask Trisha to review this section of the guide.</w:t>
      </w:r>
    </w:p>
  </w:comment>
  <w:comment w:id="53" w:author="Jennifer Matthews" w:date="2024-02-23T15:57:00Z" w:initials="JM">
    <w:p w14:paraId="6416D43A" w14:textId="5D183F1C" w:rsidR="00644799" w:rsidRDefault="00644799" w:rsidP="00644799">
      <w:r>
        <w:rPr>
          <w:rStyle w:val="CommentReference"/>
        </w:rPr>
        <w:annotationRef/>
      </w:r>
      <w:r>
        <w:rPr>
          <w:color w:val="000000"/>
          <w:sz w:val="20"/>
          <w:szCs w:val="20"/>
        </w:rPr>
        <w:t>FR site: https://www.tbs-sct.canada.ca/pol/doc-fra.aspx?id=32785</w:t>
      </w:r>
    </w:p>
  </w:comment>
  <w:comment w:id="54" w:author="Amy Schwartz" w:date="2024-03-27T15:33:00Z" w:initials="AS">
    <w:p w14:paraId="7397CE9B" w14:textId="77777777" w:rsidR="007F6281" w:rsidRDefault="007F6281" w:rsidP="007F6281">
      <w:pPr>
        <w:pStyle w:val="CommentText"/>
      </w:pPr>
      <w:r>
        <w:rPr>
          <w:rStyle w:val="CommentReference"/>
        </w:rPr>
        <w:annotationRef/>
      </w:r>
      <w:r>
        <w:rPr>
          <w:lang w:val="fr-CA"/>
        </w:rPr>
        <w:t>Angela dB flagged this for accuracy; I believe this section was reviewed by Trisha but will double-check.</w:t>
      </w:r>
      <w:r>
        <w:rPr>
          <w:lang w:val="fr-CA"/>
        </w:rPr>
        <w:br/>
      </w:r>
    </w:p>
  </w:comment>
  <w:comment w:id="55" w:author="Amy Schwartz" w:date="2024-04-01T10:43:00Z" w:initials="AS">
    <w:p w14:paraId="29B9E727" w14:textId="32EA372B" w:rsidR="1CB1DA6A" w:rsidRDefault="1CB1DA6A">
      <w:pPr>
        <w:pStyle w:val="CommentText"/>
      </w:pPr>
      <w:r>
        <w:t>Who is this aimed at? Internal-facing only?</w:t>
      </w:r>
      <w:r>
        <w:rPr>
          <w:rStyle w:val="CommentReference"/>
        </w:rPr>
        <w:annotationRef/>
      </w:r>
    </w:p>
  </w:comment>
  <w:comment w:id="56" w:author="Amy Schwartz" w:date="2024-03-27T15:45:00Z" w:initials="AS">
    <w:p w14:paraId="70F5EB89" w14:textId="77777777" w:rsidR="00972B0C" w:rsidRDefault="00972B0C" w:rsidP="00972B0C">
      <w:pPr>
        <w:pStyle w:val="CommentText"/>
      </w:pPr>
      <w:r>
        <w:rPr>
          <w:rStyle w:val="CommentReference"/>
        </w:rPr>
        <w:annotationRef/>
      </w:r>
      <w:r>
        <w:rPr>
          <w:lang w:val="fr-CA"/>
        </w:rPr>
        <w:t>Accurate?</w:t>
      </w:r>
    </w:p>
  </w:comment>
  <w:comment w:id="57" w:author="Amy Schwartz" w:date="2024-04-01T10:41:00Z" w:initials="AS">
    <w:p w14:paraId="7D6E5BC8" w14:textId="488081E8" w:rsidR="1CB1DA6A" w:rsidRDefault="1CB1DA6A">
      <w:pPr>
        <w:pStyle w:val="CommentText"/>
      </w:pPr>
      <w:r>
        <w:t>Rework here appropriate staff member, etc.</w:t>
      </w:r>
      <w:r>
        <w:rPr>
          <w:rStyle w:val="CommentReference"/>
        </w:rPr>
        <w:annotationRef/>
      </w:r>
    </w:p>
  </w:comment>
  <w:comment w:id="58" w:author="Jennifer Matthews" w:date="2023-10-27T16:05:00Z" w:initials="JM">
    <w:p w14:paraId="21A8D83E" w14:textId="7863202E" w:rsidR="00072E3B" w:rsidRDefault="00436458" w:rsidP="00072E3B">
      <w:r>
        <w:rPr>
          <w:rStyle w:val="CommentReference"/>
        </w:rPr>
        <w:annotationRef/>
      </w:r>
      <w:r w:rsidR="00072E3B">
        <w:rPr>
          <w:sz w:val="20"/>
          <w:szCs w:val="20"/>
        </w:rPr>
        <w:t xml:space="preserve">Recommend referring to the brand guide for key messages as they will be updated regularly there. Here’s </w:t>
      </w:r>
      <w:hyperlink r:id="rId2" w:history="1">
        <w:r w:rsidR="00072E3B" w:rsidRPr="00713EC5">
          <w:rPr>
            <w:rStyle w:val="Hyperlink"/>
            <w:sz w:val="20"/>
            <w:szCs w:val="20"/>
          </w:rPr>
          <w:t>the link</w:t>
        </w:r>
      </w:hyperlink>
      <w:r w:rsidR="00072E3B">
        <w:rPr>
          <w:sz w:val="20"/>
          <w:szCs w:val="20"/>
        </w:rPr>
        <w:t xml:space="preserve"> to the current doc.</w:t>
      </w:r>
    </w:p>
  </w:comment>
  <w:comment w:id="59" w:author="Amy Schwartz" w:date="2024-03-27T15:51:00Z" w:initials="AS">
    <w:p w14:paraId="2D0F948F" w14:textId="77777777" w:rsidR="00766D38" w:rsidRDefault="00766D38" w:rsidP="00766D38">
      <w:pPr>
        <w:pStyle w:val="CommentText"/>
      </w:pPr>
      <w:r>
        <w:rPr>
          <w:rStyle w:val="CommentReference"/>
        </w:rPr>
        <w:annotationRef/>
      </w:r>
      <w:r>
        <w:rPr>
          <w:lang w:val="fr-CA"/>
        </w:rPr>
        <w:t>Flagging for review; Jennifer Mahon, can you weigh in here; do we include snowmobiling?</w:t>
      </w:r>
    </w:p>
  </w:comment>
  <w:comment w:id="60" w:author="Amy Schwartz" w:date="2024-04-01T10:46:00Z" w:initials="AS">
    <w:p w14:paraId="7132AD9E" w14:textId="642A20F7" w:rsidR="1CB1DA6A" w:rsidRDefault="1CB1DA6A">
      <w:pPr>
        <w:pStyle w:val="CommentText"/>
      </w:pPr>
      <w:r>
        <w:t>Do we need to add wording here re: motorized vehicles in winter vs summer? Board approved motorized use in winter; not summer.</w:t>
      </w:r>
      <w:r>
        <w:rPr>
          <w:rStyle w:val="CommentReference"/>
        </w:rPr>
        <w:annotationRef/>
      </w:r>
    </w:p>
  </w:comment>
  <w:comment w:id="61" w:author="Amy Schwartz" w:date="2024-04-01T10:52:00Z" w:initials="AS">
    <w:p w14:paraId="325FE4B5" w14:textId="5A0434A4" w:rsidR="1CB1DA6A" w:rsidRDefault="1CB1DA6A">
      <w:pPr>
        <w:pStyle w:val="CommentText"/>
      </w:pPr>
      <w:r>
        <w:t>Note re: contention with motorized vehicle use?</w:t>
      </w:r>
      <w:r>
        <w:rPr>
          <w:rStyle w:val="CommentReference"/>
        </w:rPr>
        <w:annotationRef/>
      </w:r>
    </w:p>
  </w:comment>
  <w:comment w:id="65" w:author="dearamyjill@gmail.com" w:date="2021-05-10T21:42:00Z" w:initials="de">
    <w:p w14:paraId="30C01949" w14:textId="1DD92D69" w:rsidR="3E6C49EB" w:rsidRDefault="3E6C49EB">
      <w:r>
        <w:t>Caps?</w:t>
      </w:r>
      <w:r>
        <w:annotationRef/>
      </w:r>
      <w:r>
        <w:annotationRef/>
      </w:r>
    </w:p>
  </w:comment>
  <w:comment w:id="62" w:author="Amy Schwartz" w:date="2023-11-09T13:38:00Z" w:initials="AS">
    <w:p w14:paraId="467D4EA1" w14:textId="77777777" w:rsidR="00F32879" w:rsidRDefault="00F32879" w:rsidP="00125A87">
      <w:pPr>
        <w:pStyle w:val="CommentText"/>
      </w:pPr>
      <w:r>
        <w:rPr>
          <w:rStyle w:val="CommentReference"/>
        </w:rPr>
        <w:annotationRef/>
      </w:r>
      <w:r>
        <w:rPr>
          <w:lang w:val="fr-CA"/>
        </w:rPr>
        <w:t>I believe this is out of date; not sure.</w:t>
      </w:r>
    </w:p>
  </w:comment>
  <w:comment w:id="63" w:author="Amy Schwartz" w:date="2024-03-27T15:52:00Z" w:initials="AS">
    <w:p w14:paraId="37D089D4" w14:textId="77777777" w:rsidR="00766D38" w:rsidRDefault="00766D38" w:rsidP="00766D38">
      <w:pPr>
        <w:pStyle w:val="CommentText"/>
      </w:pPr>
      <w:r>
        <w:rPr>
          <w:rStyle w:val="CommentReference"/>
        </w:rPr>
        <w:annotationRef/>
      </w:r>
      <w:r>
        <w:rPr>
          <w:lang w:val="fr-CA"/>
        </w:rPr>
        <w:t>Jennifer Mahon, can we take out the number here and replace with «hundreds» or «over 400», etc.?</w:t>
      </w:r>
    </w:p>
  </w:comment>
  <w:comment w:id="64" w:author="Amy Schwartz" w:date="2024-04-01T10:53:00Z" w:initials="AS">
    <w:p w14:paraId="02FF57CC" w14:textId="1A60FFE3" w:rsidR="1CB1DA6A" w:rsidRDefault="1CB1DA6A">
      <w:pPr>
        <w:pStyle w:val="CommentText"/>
      </w:pPr>
      <w:r>
        <w:t>Approximately 500?</w:t>
      </w:r>
      <w:r>
        <w:rPr>
          <w:rStyle w:val="CommentReference"/>
        </w:rPr>
        <w:annotationRef/>
      </w:r>
    </w:p>
  </w:comment>
  <w:comment w:id="66" w:author="dearamyjill@gmail.com" w:date="2021-05-10T22:04:00Z" w:initials="de">
    <w:p w14:paraId="40065A18" w14:textId="5C6A3501" w:rsidR="3E6C49EB" w:rsidRDefault="3E6C49EB">
      <w:r>
        <w:t>Suggested addition.</w:t>
      </w:r>
      <w:r>
        <w:annotationRef/>
      </w:r>
    </w:p>
  </w:comment>
  <w:comment w:id="67" w:author="Jennifer Matthews" w:date="2023-10-27T16:07:00Z" w:initials="JM">
    <w:p w14:paraId="57CB7582" w14:textId="77777777" w:rsidR="000546EE" w:rsidRDefault="000546EE" w:rsidP="00253509">
      <w:r>
        <w:rPr>
          <w:rStyle w:val="CommentReference"/>
        </w:rPr>
        <w:annotationRef/>
      </w:r>
      <w:r>
        <w:rPr>
          <w:color w:val="000000"/>
          <w:sz w:val="20"/>
          <w:szCs w:val="20"/>
        </w:rPr>
        <w:t>A useful add, in my opinion!</w:t>
      </w:r>
    </w:p>
  </w:comment>
  <w:comment w:id="68" w:author="Amy Schwartz" w:date="2023-11-09T13:37:00Z" w:initials="AS">
    <w:p w14:paraId="579399E6" w14:textId="77777777" w:rsidR="00F32879" w:rsidRDefault="00F32879">
      <w:pPr>
        <w:pStyle w:val="CommentText"/>
      </w:pPr>
      <w:r>
        <w:rPr>
          <w:rStyle w:val="CommentReference"/>
        </w:rPr>
        <w:annotationRef/>
      </w:r>
      <w:r>
        <w:rPr>
          <w:lang w:val="fr-CA"/>
        </w:rPr>
        <w:t xml:space="preserve">Hi again -- I have a bunch more resources to add here, mainly listed here: </w:t>
      </w:r>
      <w:r>
        <w:rPr>
          <w:lang w:val="fr-CA"/>
        </w:rPr>
        <w:br/>
      </w:r>
      <w:r>
        <w:rPr>
          <w:lang w:val="fr-CA"/>
        </w:rPr>
        <w:br/>
      </w:r>
      <w:hyperlink r:id="rId3" w:history="1">
        <w:r w:rsidRPr="00245AC1">
          <w:rPr>
            <w:rStyle w:val="Hyperlink"/>
            <w:lang w:val="fr-CA"/>
          </w:rPr>
          <w:t>https://docs.google.com/document/d/1WtUlai_mwUB2PTNWarAWB2NogQDgbOFX/edit</w:t>
        </w:r>
      </w:hyperlink>
    </w:p>
    <w:p w14:paraId="5483ED96" w14:textId="77777777" w:rsidR="00F32879" w:rsidRDefault="00F32879">
      <w:pPr>
        <w:pStyle w:val="CommentText"/>
      </w:pPr>
    </w:p>
    <w:p w14:paraId="6285A60D" w14:textId="77777777" w:rsidR="00F32879" w:rsidRDefault="00F32879" w:rsidP="00245AC1">
      <w:pPr>
        <w:pStyle w:val="CommentText"/>
      </w:pPr>
      <w:r>
        <w:rPr>
          <w:lang w:val="fr-CA"/>
        </w:rPr>
        <w:t>I'd propose paring the attached list down and breaking into EN &amp; FR resources. I can take a stab at that if you like.</w:t>
      </w:r>
    </w:p>
  </w:comment>
  <w:comment w:id="69" w:author="Jennifer Matthews" w:date="2023-11-09T15:50:00Z" w:initials="JM">
    <w:p w14:paraId="68CD2AA1" w14:textId="4380AD05" w:rsidR="00B347E9" w:rsidRDefault="00B347E9">
      <w:pPr>
        <w:pStyle w:val="CommentText"/>
      </w:pPr>
      <w:r>
        <w:rPr>
          <w:rStyle w:val="CommentReference"/>
        </w:rPr>
        <w:annotationRef/>
      </w:r>
      <w:r>
        <w:t xml:space="preserve">Amy, I think that’s a great idea, especially the EN/FR breakdown.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8B9C08" w15:done="1"/>
  <w15:commentEx w15:paraId="53A21DD0" w15:paraIdParent="388B9C08" w15:done="1"/>
  <w15:commentEx w15:paraId="362201E3" w15:paraIdParent="388B9C08" w15:done="1"/>
  <w15:commentEx w15:paraId="0D3EE3E7" w15:done="1"/>
  <w15:commentEx w15:paraId="444D4ED7" w15:paraIdParent="0D3EE3E7" w15:done="1"/>
  <w15:commentEx w15:paraId="0157776D" w15:done="0"/>
  <w15:commentEx w15:paraId="5EB9FB61" w15:done="1"/>
  <w15:commentEx w15:paraId="46BFA605" w15:paraIdParent="5EB9FB61" w15:done="1"/>
  <w15:commentEx w15:paraId="33E2A0E3" w15:paraIdParent="5EB9FB61" w15:done="1"/>
  <w15:commentEx w15:paraId="1BE064B7" w15:done="1"/>
  <w15:commentEx w15:paraId="221E69E1" w15:paraIdParent="1BE064B7" w15:done="1"/>
  <w15:commentEx w15:paraId="4F5C1CA7" w15:done="1"/>
  <w15:commentEx w15:paraId="5AE68F4B" w15:paraIdParent="4F5C1CA7" w15:done="1"/>
  <w15:commentEx w15:paraId="19232542" w15:done="1"/>
  <w15:commentEx w15:paraId="6B9F85A0" w15:paraIdParent="19232542" w15:done="1"/>
  <w15:commentEx w15:paraId="0B393E2A" w15:paraIdParent="19232542" w15:done="1"/>
  <w15:commentEx w15:paraId="1FF4580C" w15:done="1"/>
  <w15:commentEx w15:paraId="797C3A71" w15:done="1"/>
  <w15:commentEx w15:paraId="6A378676" w15:paraIdParent="797C3A71" w15:done="1"/>
  <w15:commentEx w15:paraId="59F8FA39" w15:paraIdParent="797C3A71" w15:done="1"/>
  <w15:commentEx w15:paraId="5DEE9568" w15:paraIdParent="797C3A71" w15:done="1"/>
  <w15:commentEx w15:paraId="70C10425" w15:paraIdParent="797C3A71" w15:done="1"/>
  <w15:commentEx w15:paraId="7D1C102F" w15:paraIdParent="797C3A71" w15:done="1"/>
  <w15:commentEx w15:paraId="41877137" w15:done="1"/>
  <w15:commentEx w15:paraId="6172DC0C" w15:paraIdParent="41877137" w15:done="1"/>
  <w15:commentEx w15:paraId="3490CB90" w15:paraIdParent="41877137" w15:done="1"/>
  <w15:commentEx w15:paraId="0816C0B3" w15:paraIdParent="41877137" w15:done="1"/>
  <w15:commentEx w15:paraId="1D19E2FD" w15:done="1"/>
  <w15:commentEx w15:paraId="0EC6A2A2" w15:paraIdParent="1D19E2FD" w15:done="1"/>
  <w15:commentEx w15:paraId="298D710E" w15:paraIdParent="1D19E2FD" w15:done="1"/>
  <w15:commentEx w15:paraId="643BE67C" w15:paraIdParent="1D19E2FD" w15:done="1"/>
  <w15:commentEx w15:paraId="51050E8E" w15:done="1"/>
  <w15:commentEx w15:paraId="5FF34190" w15:paraIdParent="51050E8E" w15:done="1"/>
  <w15:commentEx w15:paraId="2AEC3AD9" w15:paraIdParent="51050E8E" w15:done="1"/>
  <w15:commentEx w15:paraId="129BEDA3" w15:paraIdParent="51050E8E" w15:done="1"/>
  <w15:commentEx w15:paraId="0A23D73D" w15:done="1"/>
  <w15:commentEx w15:paraId="3036DCF3" w15:paraIdParent="0A23D73D" w15:done="1"/>
  <w15:commentEx w15:paraId="6838F949" w15:done="1"/>
  <w15:commentEx w15:paraId="72E0C874" w15:done="1"/>
  <w15:commentEx w15:paraId="5EC923E8" w15:paraIdParent="72E0C874" w15:done="1"/>
  <w15:commentEx w15:paraId="43004DFD" w15:paraIdParent="72E0C874" w15:done="1"/>
  <w15:commentEx w15:paraId="46B40C6B" w15:paraIdParent="72E0C874" w15:done="1"/>
  <w15:commentEx w15:paraId="723C8B68" w15:paraIdParent="72E0C874" w15:done="1"/>
  <w15:commentEx w15:paraId="5FB7B16F" w15:done="1"/>
  <w15:commentEx w15:paraId="46635F42" w15:paraIdParent="5FB7B16F" w15:done="1"/>
  <w15:commentEx w15:paraId="642EF6FC" w15:paraIdParent="5FB7B16F" w15:done="1"/>
  <w15:commentEx w15:paraId="6416D43A" w15:done="0"/>
  <w15:commentEx w15:paraId="7397CE9B" w15:done="0"/>
  <w15:commentEx w15:paraId="29B9E727" w15:done="1"/>
  <w15:commentEx w15:paraId="70F5EB89" w15:done="1"/>
  <w15:commentEx w15:paraId="7D6E5BC8" w15:paraIdParent="70F5EB89" w15:done="1"/>
  <w15:commentEx w15:paraId="21A8D83E" w15:done="0"/>
  <w15:commentEx w15:paraId="2D0F948F" w15:done="1"/>
  <w15:commentEx w15:paraId="7132AD9E" w15:paraIdParent="2D0F948F" w15:done="1"/>
  <w15:commentEx w15:paraId="325FE4B5" w15:paraIdParent="2D0F948F" w15:done="1"/>
  <w15:commentEx w15:paraId="30C01949" w15:done="1"/>
  <w15:commentEx w15:paraId="467D4EA1" w15:done="1"/>
  <w15:commentEx w15:paraId="37D089D4" w15:paraIdParent="467D4EA1" w15:done="1"/>
  <w15:commentEx w15:paraId="02FF57CC" w15:paraIdParent="467D4EA1" w15:done="1"/>
  <w15:commentEx w15:paraId="40065A18" w15:done="1"/>
  <w15:commentEx w15:paraId="57CB7582" w15:paraIdParent="40065A18" w15:done="1"/>
  <w15:commentEx w15:paraId="6285A60D" w15:paraIdParent="40065A18" w15:done="1"/>
  <w15:commentEx w15:paraId="68CD2AA1" w15:paraIdParent="40065A1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0063487" w16cex:dateUtc="2021-05-11T00:58:00Z"/>
  <w16cex:commentExtensible w16cex:durableId="5D544179" w16cex:dateUtc="2023-10-27T18:32:00Z"/>
  <w16cex:commentExtensible w16cex:durableId="4F27125B" w16cex:dateUtc="2023-11-09T18:24:00Z"/>
  <w16cex:commentExtensible w16cex:durableId="50EF94DB" w16cex:dateUtc="2024-03-27T18:22:00Z"/>
  <w16cex:commentExtensible w16cex:durableId="73899802" w16cex:dateUtc="2024-04-01T14:08:00Z"/>
  <w16cex:commentExtensible w16cex:durableId="34240A18" w16cex:dateUtc="2024-03-27T18:31:00Z"/>
  <w16cex:commentExtensible w16cex:durableId="63F1ABFB" w16cex:dateUtc="2023-03-09T13:44:00Z"/>
  <w16cex:commentExtensible w16cex:durableId="25C14262" w16cex:dateUtc="2023-10-27T18:46:00Z"/>
  <w16cex:commentExtensible w16cex:durableId="4189A0B9" w16cex:dateUtc="2023-11-09T20:25:00Z"/>
  <w16cex:commentExtensible w16cex:durableId="286F42C9" w16cex:dateUtc="2023-11-09T18:26:00Z"/>
  <w16cex:commentExtensible w16cex:durableId="68A04908" w16cex:dateUtc="2023-11-09T20:27:00Z"/>
  <w16cex:commentExtensible w16cex:durableId="2E6F8B70" w16cex:dateUtc="2021-05-11T01:08:00Z"/>
  <w16cex:commentExtensible w16cex:durableId="6DF07DFA" w16cex:dateUtc="2021-05-11T14:46:00Z"/>
  <w16cex:commentExtensible w16cex:durableId="482BBB4E" w16cex:dateUtc="2024-03-27T19:03:00Z"/>
  <w16cex:commentExtensible w16cex:durableId="2863C0CB" w16cex:dateUtc="2024-04-01T14:19:00Z"/>
  <w16cex:commentExtensible w16cex:durableId="0AE82A7A" w16cex:dateUtc="2024-04-02T15:09:00Z"/>
  <w16cex:commentExtensible w16cex:durableId="36046EAD" w16cex:dateUtc="2021-05-11T01:19:00Z"/>
  <w16cex:commentExtensible w16cex:durableId="5AA7EF8D" w16cex:dateUtc="2021-04-23T14:27:00Z"/>
  <w16cex:commentExtensible w16cex:durableId="31D23544" w16cex:dateUtc="2023-10-27T19:51:00Z"/>
  <w16cex:commentExtensible w16cex:durableId="2AB478BD" w16cex:dateUtc="2024-04-01T14:22:00Z"/>
  <w16cex:commentExtensible w16cex:durableId="4A3CBDF9" w16cex:dateUtc="2024-04-01T14:23:00Z"/>
  <w16cex:commentExtensible w16cex:durableId="231FFF49" w16cex:dateUtc="2024-04-02T15:11:00Z"/>
  <w16cex:commentExtensible w16cex:durableId="2A682927" w16cex:dateUtc="2024-04-02T15:12:00Z"/>
  <w16cex:commentExtensible w16cex:durableId="482FC1AA" w16cex:dateUtc="2024-03-27T19:17:00Z"/>
  <w16cex:commentExtensible w16cex:durableId="3B00F474" w16cex:dateUtc="2024-04-01T14:25:00Z"/>
  <w16cex:commentExtensible w16cex:durableId="61E356C8" w16cex:dateUtc="2024-04-01T14:26:00Z"/>
  <w16cex:commentExtensible w16cex:durableId="0711A293" w16cex:dateUtc="2024-04-02T15:14:00Z"/>
  <w16cex:commentExtensible w16cex:durableId="6DF29256" w16cex:dateUtc="2023-11-09T18:28:00Z"/>
  <w16cex:commentExtensible w16cex:durableId="0CE64593" w16cex:dateUtc="2024-03-27T19:22:00Z"/>
  <w16cex:commentExtensible w16cex:durableId="1628D3E8" w16cex:dateUtc="2024-04-01T14:31:00Z"/>
  <w16cex:commentExtensible w16cex:durableId="6A46E1C4" w16cex:dateUtc="2024-04-02T15:14:00Z"/>
  <w16cex:commentExtensible w16cex:durableId="5F566AD5" w16cex:dateUtc="2023-03-09T13:54:00Z"/>
  <w16cex:commentExtensible w16cex:durableId="2C14ACDE" w16cex:dateUtc="2024-03-27T19:24:00Z"/>
  <w16cex:commentExtensible w16cex:durableId="4408BCEB" w16cex:dateUtc="2024-04-02T15:15:00Z"/>
  <w16cex:commentExtensible w16cex:durableId="07E5AACE" w16cex:dateUtc="2024-04-02T15:16:00Z"/>
  <w16cex:commentExtensible w16cex:durableId="1FC10A81" w16cex:dateUtc="2024-03-27T19:26:00Z"/>
  <w16cex:commentExtensible w16cex:durableId="577241E2" w16cex:dateUtc="2024-04-01T14:34:00Z"/>
  <w16cex:commentExtensible w16cex:durableId="688F9696" w16cex:dateUtc="2024-03-27T19:27:00Z"/>
  <w16cex:commentExtensible w16cex:durableId="05AEB4AA" w16cex:dateUtc="2023-03-09T13:56:00Z"/>
  <w16cex:commentExtensible w16cex:durableId="02F7D3F1" w16cex:dateUtc="2023-10-27T19:10:00Z"/>
  <w16cex:commentExtensible w16cex:durableId="54447DEE" w16cex:dateUtc="2023-11-09T18:34:00Z"/>
  <w16cex:commentExtensible w16cex:durableId="48567534" w16cex:dateUtc="2023-11-09T20:48:00Z"/>
  <w16cex:commentExtensible w16cex:durableId="7EBB8BA0" w16cex:dateUtc="2024-01-11T21:36:00Z"/>
  <w16cex:commentExtensible w16cex:durableId="4C02B821" w16cex:dateUtc="2021-05-11T01:38:00Z"/>
  <w16cex:commentExtensible w16cex:durableId="2B454F7C" w16cex:dateUtc="2023-10-27T20:19:00Z"/>
  <w16cex:commentExtensible w16cex:durableId="3D0BBA09" w16cex:dateUtc="2023-11-09T20:48:00Z"/>
  <w16cex:commentExtensible w16cex:durableId="7721A115" w16cex:dateUtc="2024-02-23T20:57:00Z"/>
  <w16cex:commentExtensible w16cex:durableId="72DA14CA" w16cex:dateUtc="2024-03-27T19:33:00Z"/>
  <w16cex:commentExtensible w16cex:durableId="0E073AAD" w16cex:dateUtc="2024-04-01T14:43:00Z"/>
  <w16cex:commentExtensible w16cex:durableId="5D9E69CA" w16cex:dateUtc="2024-03-27T19:45:00Z"/>
  <w16cex:commentExtensible w16cex:durableId="41C82CD8" w16cex:dateUtc="2024-04-01T14:41:00Z"/>
  <w16cex:commentExtensible w16cex:durableId="1B18F534" w16cex:dateUtc="2023-10-27T20:05:00Z"/>
  <w16cex:commentExtensible w16cex:durableId="08B90097" w16cex:dateUtc="2024-03-27T19:51:00Z"/>
  <w16cex:commentExtensible w16cex:durableId="6ED94B06" w16cex:dateUtc="2024-04-01T14:46:00Z"/>
  <w16cex:commentExtensible w16cex:durableId="39B83803" w16cex:dateUtc="2024-04-01T14:52:00Z"/>
  <w16cex:commentExtensible w16cex:durableId="5BBEF350" w16cex:dateUtc="2021-05-11T01:42:00Z"/>
  <w16cex:commentExtensible w16cex:durableId="52EA98F4" w16cex:dateUtc="2023-11-09T18:38:00Z"/>
  <w16cex:commentExtensible w16cex:durableId="67CD18F6" w16cex:dateUtc="2024-03-27T19:52:00Z"/>
  <w16cex:commentExtensible w16cex:durableId="7BA553DD" w16cex:dateUtc="2024-04-01T14:53:00Z"/>
  <w16cex:commentExtensible w16cex:durableId="6B18D0C8" w16cex:dateUtc="2021-05-11T02:04:00Z"/>
  <w16cex:commentExtensible w16cex:durableId="28F3F643" w16cex:dateUtc="2023-10-27T20:07:00Z"/>
  <w16cex:commentExtensible w16cex:durableId="1E4D8955" w16cex:dateUtc="2023-11-09T18:37:00Z"/>
  <w16cex:commentExtensible w16cex:durableId="5312AD17" w16cex:dateUtc="2023-11-09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8B9C08" w16cid:durableId="50063487"/>
  <w16cid:commentId w16cid:paraId="53A21DD0" w16cid:durableId="5D544179"/>
  <w16cid:commentId w16cid:paraId="362201E3" w16cid:durableId="4F27125B"/>
  <w16cid:commentId w16cid:paraId="0D3EE3E7" w16cid:durableId="50EF94DB"/>
  <w16cid:commentId w16cid:paraId="444D4ED7" w16cid:durableId="73899802"/>
  <w16cid:commentId w16cid:paraId="0157776D" w16cid:durableId="34240A18"/>
  <w16cid:commentId w16cid:paraId="5EB9FB61" w16cid:durableId="63F1ABFB"/>
  <w16cid:commentId w16cid:paraId="46BFA605" w16cid:durableId="25C14262"/>
  <w16cid:commentId w16cid:paraId="33E2A0E3" w16cid:durableId="4189A0B9"/>
  <w16cid:commentId w16cid:paraId="1BE064B7" w16cid:durableId="286F42C9"/>
  <w16cid:commentId w16cid:paraId="221E69E1" w16cid:durableId="68A04908"/>
  <w16cid:commentId w16cid:paraId="4F5C1CA7" w16cid:durableId="2E6F8B70"/>
  <w16cid:commentId w16cid:paraId="5AE68F4B" w16cid:durableId="6DF07DFA"/>
  <w16cid:commentId w16cid:paraId="19232542" w16cid:durableId="482BBB4E"/>
  <w16cid:commentId w16cid:paraId="6B9F85A0" w16cid:durableId="2863C0CB"/>
  <w16cid:commentId w16cid:paraId="0B393E2A" w16cid:durableId="0AE82A7A"/>
  <w16cid:commentId w16cid:paraId="1FF4580C" w16cid:durableId="36046EAD"/>
  <w16cid:commentId w16cid:paraId="797C3A71" w16cid:durableId="5AA7EF8D"/>
  <w16cid:commentId w16cid:paraId="6A378676" w16cid:durableId="31D23544"/>
  <w16cid:commentId w16cid:paraId="59F8FA39" w16cid:durableId="2AB478BD"/>
  <w16cid:commentId w16cid:paraId="5DEE9568" w16cid:durableId="4A3CBDF9"/>
  <w16cid:commentId w16cid:paraId="70C10425" w16cid:durableId="231FFF49"/>
  <w16cid:commentId w16cid:paraId="7D1C102F" w16cid:durableId="2A682927"/>
  <w16cid:commentId w16cid:paraId="41877137" w16cid:durableId="482FC1AA"/>
  <w16cid:commentId w16cid:paraId="6172DC0C" w16cid:durableId="3B00F474"/>
  <w16cid:commentId w16cid:paraId="3490CB90" w16cid:durableId="61E356C8"/>
  <w16cid:commentId w16cid:paraId="0816C0B3" w16cid:durableId="0711A293"/>
  <w16cid:commentId w16cid:paraId="1D19E2FD" w16cid:durableId="6DF29256"/>
  <w16cid:commentId w16cid:paraId="0EC6A2A2" w16cid:durableId="0CE64593"/>
  <w16cid:commentId w16cid:paraId="298D710E" w16cid:durableId="1628D3E8"/>
  <w16cid:commentId w16cid:paraId="643BE67C" w16cid:durableId="6A46E1C4"/>
  <w16cid:commentId w16cid:paraId="51050E8E" w16cid:durableId="5F566AD5"/>
  <w16cid:commentId w16cid:paraId="5FF34190" w16cid:durableId="2C14ACDE"/>
  <w16cid:commentId w16cid:paraId="2AEC3AD9" w16cid:durableId="4408BCEB"/>
  <w16cid:commentId w16cid:paraId="129BEDA3" w16cid:durableId="07E5AACE"/>
  <w16cid:commentId w16cid:paraId="0A23D73D" w16cid:durableId="1FC10A81"/>
  <w16cid:commentId w16cid:paraId="3036DCF3" w16cid:durableId="577241E2"/>
  <w16cid:commentId w16cid:paraId="6838F949" w16cid:durableId="688F9696"/>
  <w16cid:commentId w16cid:paraId="72E0C874" w16cid:durableId="05AEB4AA"/>
  <w16cid:commentId w16cid:paraId="5EC923E8" w16cid:durableId="02F7D3F1"/>
  <w16cid:commentId w16cid:paraId="43004DFD" w16cid:durableId="54447DEE"/>
  <w16cid:commentId w16cid:paraId="46B40C6B" w16cid:durableId="48567534"/>
  <w16cid:commentId w16cid:paraId="723C8B68" w16cid:durableId="7EBB8BA0"/>
  <w16cid:commentId w16cid:paraId="5FB7B16F" w16cid:durableId="4C02B821"/>
  <w16cid:commentId w16cid:paraId="46635F42" w16cid:durableId="2B454F7C"/>
  <w16cid:commentId w16cid:paraId="642EF6FC" w16cid:durableId="3D0BBA09"/>
  <w16cid:commentId w16cid:paraId="6416D43A" w16cid:durableId="7721A115"/>
  <w16cid:commentId w16cid:paraId="7397CE9B" w16cid:durableId="72DA14CA"/>
  <w16cid:commentId w16cid:paraId="29B9E727" w16cid:durableId="0E073AAD"/>
  <w16cid:commentId w16cid:paraId="70F5EB89" w16cid:durableId="5D9E69CA"/>
  <w16cid:commentId w16cid:paraId="7D6E5BC8" w16cid:durableId="41C82CD8"/>
  <w16cid:commentId w16cid:paraId="21A8D83E" w16cid:durableId="1B18F534"/>
  <w16cid:commentId w16cid:paraId="2D0F948F" w16cid:durableId="08B90097"/>
  <w16cid:commentId w16cid:paraId="7132AD9E" w16cid:durableId="6ED94B06"/>
  <w16cid:commentId w16cid:paraId="325FE4B5" w16cid:durableId="39B83803"/>
  <w16cid:commentId w16cid:paraId="30C01949" w16cid:durableId="5BBEF350"/>
  <w16cid:commentId w16cid:paraId="467D4EA1" w16cid:durableId="52EA98F4"/>
  <w16cid:commentId w16cid:paraId="37D089D4" w16cid:durableId="67CD18F6"/>
  <w16cid:commentId w16cid:paraId="02FF57CC" w16cid:durableId="7BA553DD"/>
  <w16cid:commentId w16cid:paraId="40065A18" w16cid:durableId="6B18D0C8"/>
  <w16cid:commentId w16cid:paraId="57CB7582" w16cid:durableId="28F3F643"/>
  <w16cid:commentId w16cid:paraId="6285A60D" w16cid:durableId="1E4D8955"/>
  <w16cid:commentId w16cid:paraId="68CD2AA1" w16cid:durableId="5312AD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8CC16E" w14:textId="77777777" w:rsidR="00DB5793" w:rsidRDefault="00DB5793" w:rsidP="006A0B13">
      <w:pPr>
        <w:spacing w:after="0" w:line="240" w:lineRule="auto"/>
      </w:pPr>
      <w:r>
        <w:separator/>
      </w:r>
    </w:p>
  </w:endnote>
  <w:endnote w:type="continuationSeparator" w:id="0">
    <w:p w14:paraId="4FAB460C" w14:textId="77777777" w:rsidR="00DB5793" w:rsidRDefault="00DB5793" w:rsidP="006A0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39907889"/>
      <w:docPartObj>
        <w:docPartGallery w:val="Page Numbers (Bottom of Page)"/>
        <w:docPartUnique/>
      </w:docPartObj>
    </w:sdtPr>
    <w:sdtEndPr>
      <w:rPr>
        <w:rStyle w:val="PageNumber"/>
      </w:rPr>
    </w:sdtEndPr>
    <w:sdtContent>
      <w:p w14:paraId="4375E146" w14:textId="47518ACC" w:rsidR="006A0B13" w:rsidRDefault="006A0B13" w:rsidP="00E42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CEA3FC" w14:textId="77777777" w:rsidR="006A0B13" w:rsidRDefault="006A0B13" w:rsidP="006A0B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14486270"/>
      <w:docPartObj>
        <w:docPartGallery w:val="Page Numbers (Bottom of Page)"/>
        <w:docPartUnique/>
      </w:docPartObj>
    </w:sdtPr>
    <w:sdtEndPr>
      <w:rPr>
        <w:rStyle w:val="PageNumber"/>
      </w:rPr>
    </w:sdtEndPr>
    <w:sdtContent>
      <w:p w14:paraId="002083B4" w14:textId="5CBE1434" w:rsidR="006A0B13" w:rsidRDefault="006A0B13" w:rsidP="00E42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80F414" w14:textId="77777777" w:rsidR="006A0B13" w:rsidRDefault="006A0B13" w:rsidP="006A0B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D268B" w14:textId="77777777" w:rsidR="00DB5793" w:rsidRDefault="00DB5793" w:rsidP="006A0B13">
      <w:pPr>
        <w:spacing w:after="0" w:line="240" w:lineRule="auto"/>
      </w:pPr>
      <w:r>
        <w:separator/>
      </w:r>
    </w:p>
  </w:footnote>
  <w:footnote w:type="continuationSeparator" w:id="0">
    <w:p w14:paraId="5799A10C" w14:textId="77777777" w:rsidR="00DB5793" w:rsidRDefault="00DB5793" w:rsidP="006A0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11A69"/>
    <w:multiLevelType w:val="hybridMultilevel"/>
    <w:tmpl w:val="AB52D6B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02605951"/>
    <w:multiLevelType w:val="hybridMultilevel"/>
    <w:tmpl w:val="666826C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02EA7DFF"/>
    <w:multiLevelType w:val="hybridMultilevel"/>
    <w:tmpl w:val="DF5089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6E0740"/>
    <w:multiLevelType w:val="hybridMultilevel"/>
    <w:tmpl w:val="B7943B6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13DF0547"/>
    <w:multiLevelType w:val="hybridMultilevel"/>
    <w:tmpl w:val="93382F5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E920F70"/>
    <w:multiLevelType w:val="hybridMultilevel"/>
    <w:tmpl w:val="9814C3DC"/>
    <w:lvl w:ilvl="0" w:tplc="FFFFFFFF">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21B729C0"/>
    <w:multiLevelType w:val="hybridMultilevel"/>
    <w:tmpl w:val="92BA930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262D5871"/>
    <w:multiLevelType w:val="hybridMultilevel"/>
    <w:tmpl w:val="7AB6FA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2837CB2"/>
    <w:multiLevelType w:val="hybridMultilevel"/>
    <w:tmpl w:val="E8B8908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357E71F5"/>
    <w:multiLevelType w:val="hybridMultilevel"/>
    <w:tmpl w:val="178A63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7626316"/>
    <w:multiLevelType w:val="hybridMultilevel"/>
    <w:tmpl w:val="FEC690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1B049B1"/>
    <w:multiLevelType w:val="hybridMultilevel"/>
    <w:tmpl w:val="620A73D6"/>
    <w:lvl w:ilvl="0" w:tplc="FFFFFFFF">
      <w:start w:val="1"/>
      <w:numFmt w:val="bullet"/>
      <w:lvlText w:val=""/>
      <w:lvlJc w:val="left"/>
      <w:pPr>
        <w:ind w:left="360" w:hanging="360"/>
      </w:pPr>
      <w:rPr>
        <w:rFonts w:ascii="Symbol" w:hAnsi="Symbol" w:hint="default"/>
      </w:rPr>
    </w:lvl>
    <w:lvl w:ilvl="1" w:tplc="FE7ED6FC">
      <w:start w:val="150"/>
      <w:numFmt w:val="bullet"/>
      <w:lvlText w:val="-"/>
      <w:lvlJc w:val="left"/>
      <w:pPr>
        <w:ind w:left="1080" w:hanging="360"/>
      </w:pPr>
      <w:rPr>
        <w:rFonts w:ascii="Calibri" w:eastAsiaTheme="minorHAnsi" w:hAnsi="Calibri" w:cs="Calibri"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438628C2"/>
    <w:multiLevelType w:val="hybridMultilevel"/>
    <w:tmpl w:val="9F8E737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4399073D"/>
    <w:multiLevelType w:val="hybridMultilevel"/>
    <w:tmpl w:val="923EC25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46CA7304"/>
    <w:multiLevelType w:val="hybridMultilevel"/>
    <w:tmpl w:val="BA804B7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54645634"/>
    <w:multiLevelType w:val="hybridMultilevel"/>
    <w:tmpl w:val="B1B26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79702BB"/>
    <w:multiLevelType w:val="hybridMultilevel"/>
    <w:tmpl w:val="F5DC7A8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57BED43C"/>
    <w:multiLevelType w:val="hybridMultilevel"/>
    <w:tmpl w:val="1A5A5CC0"/>
    <w:lvl w:ilvl="0" w:tplc="9BFCBAB0">
      <w:start w:val="1"/>
      <w:numFmt w:val="bullet"/>
      <w:lvlText w:val=""/>
      <w:lvlJc w:val="left"/>
      <w:pPr>
        <w:ind w:left="720" w:hanging="360"/>
      </w:pPr>
      <w:rPr>
        <w:rFonts w:ascii="Symbol" w:hAnsi="Symbol" w:hint="default"/>
      </w:rPr>
    </w:lvl>
    <w:lvl w:ilvl="1" w:tplc="86726D64">
      <w:start w:val="1"/>
      <w:numFmt w:val="bullet"/>
      <w:lvlText w:val="o"/>
      <w:lvlJc w:val="left"/>
      <w:pPr>
        <w:ind w:left="1440" w:hanging="360"/>
      </w:pPr>
      <w:rPr>
        <w:rFonts w:ascii="Courier New" w:hAnsi="Courier New" w:hint="default"/>
      </w:rPr>
    </w:lvl>
    <w:lvl w:ilvl="2" w:tplc="F7D2F1AE">
      <w:start w:val="1"/>
      <w:numFmt w:val="bullet"/>
      <w:lvlText w:val=""/>
      <w:lvlJc w:val="left"/>
      <w:pPr>
        <w:ind w:left="2160" w:hanging="360"/>
      </w:pPr>
      <w:rPr>
        <w:rFonts w:ascii="Wingdings" w:hAnsi="Wingdings" w:hint="default"/>
      </w:rPr>
    </w:lvl>
    <w:lvl w:ilvl="3" w:tplc="581459E4">
      <w:start w:val="1"/>
      <w:numFmt w:val="bullet"/>
      <w:lvlText w:val=""/>
      <w:lvlJc w:val="left"/>
      <w:pPr>
        <w:ind w:left="2880" w:hanging="360"/>
      </w:pPr>
      <w:rPr>
        <w:rFonts w:ascii="Symbol" w:hAnsi="Symbol" w:hint="default"/>
      </w:rPr>
    </w:lvl>
    <w:lvl w:ilvl="4" w:tplc="F58C90A8">
      <w:start w:val="1"/>
      <w:numFmt w:val="bullet"/>
      <w:lvlText w:val="o"/>
      <w:lvlJc w:val="left"/>
      <w:pPr>
        <w:ind w:left="3600" w:hanging="360"/>
      </w:pPr>
      <w:rPr>
        <w:rFonts w:ascii="Courier New" w:hAnsi="Courier New" w:hint="default"/>
      </w:rPr>
    </w:lvl>
    <w:lvl w:ilvl="5" w:tplc="F2A09876">
      <w:start w:val="1"/>
      <w:numFmt w:val="bullet"/>
      <w:lvlText w:val=""/>
      <w:lvlJc w:val="left"/>
      <w:pPr>
        <w:ind w:left="4320" w:hanging="360"/>
      </w:pPr>
      <w:rPr>
        <w:rFonts w:ascii="Wingdings" w:hAnsi="Wingdings" w:hint="default"/>
      </w:rPr>
    </w:lvl>
    <w:lvl w:ilvl="6" w:tplc="853CD260">
      <w:start w:val="1"/>
      <w:numFmt w:val="bullet"/>
      <w:lvlText w:val=""/>
      <w:lvlJc w:val="left"/>
      <w:pPr>
        <w:ind w:left="5040" w:hanging="360"/>
      </w:pPr>
      <w:rPr>
        <w:rFonts w:ascii="Symbol" w:hAnsi="Symbol" w:hint="default"/>
      </w:rPr>
    </w:lvl>
    <w:lvl w:ilvl="7" w:tplc="41D4DDD0">
      <w:start w:val="1"/>
      <w:numFmt w:val="bullet"/>
      <w:lvlText w:val="o"/>
      <w:lvlJc w:val="left"/>
      <w:pPr>
        <w:ind w:left="5760" w:hanging="360"/>
      </w:pPr>
      <w:rPr>
        <w:rFonts w:ascii="Courier New" w:hAnsi="Courier New" w:hint="default"/>
      </w:rPr>
    </w:lvl>
    <w:lvl w:ilvl="8" w:tplc="F64A05B0">
      <w:start w:val="1"/>
      <w:numFmt w:val="bullet"/>
      <w:lvlText w:val=""/>
      <w:lvlJc w:val="left"/>
      <w:pPr>
        <w:ind w:left="6480" w:hanging="360"/>
      </w:pPr>
      <w:rPr>
        <w:rFonts w:ascii="Wingdings" w:hAnsi="Wingdings" w:hint="default"/>
      </w:rPr>
    </w:lvl>
  </w:abstractNum>
  <w:abstractNum w:abstractNumId="18" w15:restartNumberingAfterBreak="0">
    <w:nsid w:val="5B3015B2"/>
    <w:multiLevelType w:val="hybridMultilevel"/>
    <w:tmpl w:val="B022BB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C1C639C"/>
    <w:multiLevelType w:val="hybridMultilevel"/>
    <w:tmpl w:val="4E46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8A5AB0"/>
    <w:multiLevelType w:val="hybridMultilevel"/>
    <w:tmpl w:val="C8CE064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60BC540C"/>
    <w:multiLevelType w:val="hybridMultilevel"/>
    <w:tmpl w:val="2D627FF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60C24225"/>
    <w:multiLevelType w:val="hybridMultilevel"/>
    <w:tmpl w:val="966C4F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2FD57E1"/>
    <w:multiLevelType w:val="hybridMultilevel"/>
    <w:tmpl w:val="FFFFFFFF"/>
    <w:lvl w:ilvl="0" w:tplc="7D2ECFE8">
      <w:start w:val="1"/>
      <w:numFmt w:val="bullet"/>
      <w:lvlText w:val=""/>
      <w:lvlJc w:val="left"/>
      <w:pPr>
        <w:ind w:left="720" w:hanging="360"/>
      </w:pPr>
      <w:rPr>
        <w:rFonts w:ascii="Symbol" w:hAnsi="Symbol" w:hint="default"/>
      </w:rPr>
    </w:lvl>
    <w:lvl w:ilvl="1" w:tplc="9E5CCF26">
      <w:start w:val="1"/>
      <w:numFmt w:val="bullet"/>
      <w:lvlText w:val="o"/>
      <w:lvlJc w:val="left"/>
      <w:pPr>
        <w:ind w:left="1440" w:hanging="360"/>
      </w:pPr>
      <w:rPr>
        <w:rFonts w:ascii="Courier New" w:hAnsi="Courier New" w:hint="default"/>
      </w:rPr>
    </w:lvl>
    <w:lvl w:ilvl="2" w:tplc="A0A6A19E">
      <w:start w:val="1"/>
      <w:numFmt w:val="bullet"/>
      <w:lvlText w:val=""/>
      <w:lvlJc w:val="left"/>
      <w:pPr>
        <w:ind w:left="2160" w:hanging="360"/>
      </w:pPr>
      <w:rPr>
        <w:rFonts w:ascii="Wingdings" w:hAnsi="Wingdings" w:hint="default"/>
      </w:rPr>
    </w:lvl>
    <w:lvl w:ilvl="3" w:tplc="9AF8C27C">
      <w:start w:val="1"/>
      <w:numFmt w:val="bullet"/>
      <w:lvlText w:val=""/>
      <w:lvlJc w:val="left"/>
      <w:pPr>
        <w:ind w:left="2880" w:hanging="360"/>
      </w:pPr>
      <w:rPr>
        <w:rFonts w:ascii="Symbol" w:hAnsi="Symbol" w:hint="default"/>
      </w:rPr>
    </w:lvl>
    <w:lvl w:ilvl="4" w:tplc="ADB21DFC">
      <w:start w:val="1"/>
      <w:numFmt w:val="bullet"/>
      <w:lvlText w:val="o"/>
      <w:lvlJc w:val="left"/>
      <w:pPr>
        <w:ind w:left="3600" w:hanging="360"/>
      </w:pPr>
      <w:rPr>
        <w:rFonts w:ascii="Courier New" w:hAnsi="Courier New" w:hint="default"/>
      </w:rPr>
    </w:lvl>
    <w:lvl w:ilvl="5" w:tplc="A9B2961C">
      <w:start w:val="1"/>
      <w:numFmt w:val="bullet"/>
      <w:lvlText w:val=""/>
      <w:lvlJc w:val="left"/>
      <w:pPr>
        <w:ind w:left="4320" w:hanging="360"/>
      </w:pPr>
      <w:rPr>
        <w:rFonts w:ascii="Wingdings" w:hAnsi="Wingdings" w:hint="default"/>
      </w:rPr>
    </w:lvl>
    <w:lvl w:ilvl="6" w:tplc="55924AD8">
      <w:start w:val="1"/>
      <w:numFmt w:val="bullet"/>
      <w:lvlText w:val=""/>
      <w:lvlJc w:val="left"/>
      <w:pPr>
        <w:ind w:left="5040" w:hanging="360"/>
      </w:pPr>
      <w:rPr>
        <w:rFonts w:ascii="Symbol" w:hAnsi="Symbol" w:hint="default"/>
      </w:rPr>
    </w:lvl>
    <w:lvl w:ilvl="7" w:tplc="CACEDD14">
      <w:start w:val="1"/>
      <w:numFmt w:val="bullet"/>
      <w:lvlText w:val="o"/>
      <w:lvlJc w:val="left"/>
      <w:pPr>
        <w:ind w:left="5760" w:hanging="360"/>
      </w:pPr>
      <w:rPr>
        <w:rFonts w:ascii="Courier New" w:hAnsi="Courier New" w:hint="default"/>
      </w:rPr>
    </w:lvl>
    <w:lvl w:ilvl="8" w:tplc="DEEA6258">
      <w:start w:val="1"/>
      <w:numFmt w:val="bullet"/>
      <w:lvlText w:val=""/>
      <w:lvlJc w:val="left"/>
      <w:pPr>
        <w:ind w:left="6480" w:hanging="360"/>
      </w:pPr>
      <w:rPr>
        <w:rFonts w:ascii="Wingdings" w:hAnsi="Wingdings" w:hint="default"/>
      </w:rPr>
    </w:lvl>
  </w:abstractNum>
  <w:abstractNum w:abstractNumId="24" w15:restartNumberingAfterBreak="0">
    <w:nsid w:val="64057045"/>
    <w:multiLevelType w:val="hybridMultilevel"/>
    <w:tmpl w:val="90C2060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5" w15:restartNumberingAfterBreak="0">
    <w:nsid w:val="6C5667AE"/>
    <w:multiLevelType w:val="hybridMultilevel"/>
    <w:tmpl w:val="A7E6D5F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6D8D0E1B"/>
    <w:multiLevelType w:val="hybridMultilevel"/>
    <w:tmpl w:val="788858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E8244A8"/>
    <w:multiLevelType w:val="hybridMultilevel"/>
    <w:tmpl w:val="30A23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F932B65"/>
    <w:multiLevelType w:val="hybridMultilevel"/>
    <w:tmpl w:val="1D0CE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A15296"/>
    <w:multiLevelType w:val="hybridMultilevel"/>
    <w:tmpl w:val="F9AE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2863F3"/>
    <w:multiLevelType w:val="hybridMultilevel"/>
    <w:tmpl w:val="3AE8282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1" w15:restartNumberingAfterBreak="0">
    <w:nsid w:val="7222646A"/>
    <w:multiLevelType w:val="hybridMultilevel"/>
    <w:tmpl w:val="84726C14"/>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739454D2"/>
    <w:multiLevelType w:val="hybridMultilevel"/>
    <w:tmpl w:val="C1706EF8"/>
    <w:lvl w:ilvl="0" w:tplc="FFFFFFFF">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3" w15:restartNumberingAfterBreak="0">
    <w:nsid w:val="79B263CA"/>
    <w:multiLevelType w:val="hybridMultilevel"/>
    <w:tmpl w:val="1568BD6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4" w15:restartNumberingAfterBreak="0">
    <w:nsid w:val="7AA14838"/>
    <w:multiLevelType w:val="hybridMultilevel"/>
    <w:tmpl w:val="A1E41336"/>
    <w:lvl w:ilvl="0" w:tplc="FFFFFFFF">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7CE24F07"/>
    <w:multiLevelType w:val="hybridMultilevel"/>
    <w:tmpl w:val="AC06D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0E1B66"/>
    <w:multiLevelType w:val="hybridMultilevel"/>
    <w:tmpl w:val="8EB056F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658583299">
    <w:abstractNumId w:val="23"/>
  </w:num>
  <w:num w:numId="2" w16cid:durableId="555513660">
    <w:abstractNumId w:val="17"/>
  </w:num>
  <w:num w:numId="3" w16cid:durableId="74783743">
    <w:abstractNumId w:val="15"/>
  </w:num>
  <w:num w:numId="4" w16cid:durableId="1730378537">
    <w:abstractNumId w:val="18"/>
  </w:num>
  <w:num w:numId="5" w16cid:durableId="1762334063">
    <w:abstractNumId w:val="4"/>
  </w:num>
  <w:num w:numId="6" w16cid:durableId="2106488283">
    <w:abstractNumId w:val="16"/>
  </w:num>
  <w:num w:numId="7" w16cid:durableId="521824042">
    <w:abstractNumId w:val="30"/>
  </w:num>
  <w:num w:numId="8" w16cid:durableId="619187358">
    <w:abstractNumId w:val="24"/>
  </w:num>
  <w:num w:numId="9" w16cid:durableId="1343436865">
    <w:abstractNumId w:val="5"/>
  </w:num>
  <w:num w:numId="10" w16cid:durableId="565990461">
    <w:abstractNumId w:val="33"/>
  </w:num>
  <w:num w:numId="11" w16cid:durableId="2073190983">
    <w:abstractNumId w:val="32"/>
  </w:num>
  <w:num w:numId="12" w16cid:durableId="583761539">
    <w:abstractNumId w:val="31"/>
  </w:num>
  <w:num w:numId="13" w16cid:durableId="1281257060">
    <w:abstractNumId w:val="1"/>
  </w:num>
  <w:num w:numId="14" w16cid:durableId="745883624">
    <w:abstractNumId w:val="21"/>
  </w:num>
  <w:num w:numId="15" w16cid:durableId="1671299172">
    <w:abstractNumId w:val="7"/>
  </w:num>
  <w:num w:numId="16" w16cid:durableId="1862863861">
    <w:abstractNumId w:val="8"/>
  </w:num>
  <w:num w:numId="17" w16cid:durableId="696540118">
    <w:abstractNumId w:val="11"/>
  </w:num>
  <w:num w:numId="18" w16cid:durableId="1799640622">
    <w:abstractNumId w:val="12"/>
  </w:num>
  <w:num w:numId="19" w16cid:durableId="1664091618">
    <w:abstractNumId w:val="14"/>
  </w:num>
  <w:num w:numId="20" w16cid:durableId="279923119">
    <w:abstractNumId w:val="13"/>
  </w:num>
  <w:num w:numId="21" w16cid:durableId="690035923">
    <w:abstractNumId w:val="34"/>
  </w:num>
  <w:num w:numId="22" w16cid:durableId="2087263310">
    <w:abstractNumId w:val="20"/>
  </w:num>
  <w:num w:numId="23" w16cid:durableId="496267595">
    <w:abstractNumId w:val="25"/>
  </w:num>
  <w:num w:numId="24" w16cid:durableId="1506245397">
    <w:abstractNumId w:val="0"/>
  </w:num>
  <w:num w:numId="25" w16cid:durableId="1960840135">
    <w:abstractNumId w:val="36"/>
  </w:num>
  <w:num w:numId="26" w16cid:durableId="802237788">
    <w:abstractNumId w:val="6"/>
  </w:num>
  <w:num w:numId="27" w16cid:durableId="1087381766">
    <w:abstractNumId w:val="3"/>
  </w:num>
  <w:num w:numId="28" w16cid:durableId="1817331385">
    <w:abstractNumId w:val="22"/>
  </w:num>
  <w:num w:numId="29" w16cid:durableId="175078602">
    <w:abstractNumId w:val="27"/>
  </w:num>
  <w:num w:numId="30" w16cid:durableId="707268069">
    <w:abstractNumId w:val="28"/>
  </w:num>
  <w:num w:numId="31" w16cid:durableId="12729042">
    <w:abstractNumId w:val="9"/>
  </w:num>
  <w:num w:numId="32" w16cid:durableId="541094326">
    <w:abstractNumId w:val="2"/>
  </w:num>
  <w:num w:numId="33" w16cid:durableId="835993420">
    <w:abstractNumId w:val="10"/>
  </w:num>
  <w:num w:numId="34" w16cid:durableId="558324461">
    <w:abstractNumId w:val="26"/>
  </w:num>
  <w:num w:numId="35" w16cid:durableId="1155728600">
    <w:abstractNumId w:val="29"/>
  </w:num>
  <w:num w:numId="36" w16cid:durableId="113839770">
    <w:abstractNumId w:val="19"/>
  </w:num>
  <w:num w:numId="37" w16cid:durableId="16084979">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earamyjill@gmail.com">
    <w15:presenceInfo w15:providerId="AD" w15:userId="S::urn:spo:guest#dearamyjill@gmail.com::"/>
  </w15:person>
  <w15:person w15:author="Jennifer Matthews">
    <w15:presenceInfo w15:providerId="Windows Live" w15:userId="72cd4165c27d2834"/>
  </w15:person>
  <w15:person w15:author="Amy Schwartz">
    <w15:presenceInfo w15:providerId="AD" w15:userId="S::aschwartz@tctrail.ca::42de80bc-db38-4a9e-9e64-7d670b6bf908"/>
  </w15:person>
  <w15:person w15:author="Jennifer Mahon">
    <w15:presenceInfo w15:providerId="AD" w15:userId="S::jmahon@tctrail.ca::0559b9d4-58d9-4c53-9e2a-59fa483eef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2C9"/>
    <w:rsid w:val="0005398E"/>
    <w:rsid w:val="000546EE"/>
    <w:rsid w:val="00072E3B"/>
    <w:rsid w:val="00085274"/>
    <w:rsid w:val="000B4EFA"/>
    <w:rsid w:val="000D40A5"/>
    <w:rsid w:val="000E3706"/>
    <w:rsid w:val="0017147A"/>
    <w:rsid w:val="001848F4"/>
    <w:rsid w:val="001C626F"/>
    <w:rsid w:val="001F7073"/>
    <w:rsid w:val="00205077"/>
    <w:rsid w:val="00244329"/>
    <w:rsid w:val="00254200"/>
    <w:rsid w:val="00284666"/>
    <w:rsid w:val="002C158C"/>
    <w:rsid w:val="002E041B"/>
    <w:rsid w:val="00321489"/>
    <w:rsid w:val="0032263A"/>
    <w:rsid w:val="0032373C"/>
    <w:rsid w:val="0033B19B"/>
    <w:rsid w:val="00346D4F"/>
    <w:rsid w:val="003C3E50"/>
    <w:rsid w:val="003C6D31"/>
    <w:rsid w:val="00402679"/>
    <w:rsid w:val="00433F25"/>
    <w:rsid w:val="004345D5"/>
    <w:rsid w:val="00436458"/>
    <w:rsid w:val="00446F76"/>
    <w:rsid w:val="0049467F"/>
    <w:rsid w:val="004A22C9"/>
    <w:rsid w:val="004B6589"/>
    <w:rsid w:val="004C0E97"/>
    <w:rsid w:val="004D0F14"/>
    <w:rsid w:val="004E07DF"/>
    <w:rsid w:val="0050100C"/>
    <w:rsid w:val="005042B8"/>
    <w:rsid w:val="00525A0A"/>
    <w:rsid w:val="005428D8"/>
    <w:rsid w:val="005A3153"/>
    <w:rsid w:val="005A75BA"/>
    <w:rsid w:val="005B5614"/>
    <w:rsid w:val="005D1736"/>
    <w:rsid w:val="006276F7"/>
    <w:rsid w:val="0063795F"/>
    <w:rsid w:val="00644799"/>
    <w:rsid w:val="00654D3E"/>
    <w:rsid w:val="006564D3"/>
    <w:rsid w:val="00674EB3"/>
    <w:rsid w:val="00675595"/>
    <w:rsid w:val="0068169B"/>
    <w:rsid w:val="00690576"/>
    <w:rsid w:val="006906AD"/>
    <w:rsid w:val="006A0B13"/>
    <w:rsid w:val="006A6C65"/>
    <w:rsid w:val="006A6FAB"/>
    <w:rsid w:val="006B4BAF"/>
    <w:rsid w:val="006B5A6A"/>
    <w:rsid w:val="006D0075"/>
    <w:rsid w:val="006F09BC"/>
    <w:rsid w:val="0076550E"/>
    <w:rsid w:val="00766D38"/>
    <w:rsid w:val="00775812"/>
    <w:rsid w:val="007D6DC1"/>
    <w:rsid w:val="007E5FDE"/>
    <w:rsid w:val="007F2FC1"/>
    <w:rsid w:val="007F6281"/>
    <w:rsid w:val="00803B3D"/>
    <w:rsid w:val="00805C35"/>
    <w:rsid w:val="00817A19"/>
    <w:rsid w:val="008252B8"/>
    <w:rsid w:val="00842B56"/>
    <w:rsid w:val="008A00F1"/>
    <w:rsid w:val="008C5F72"/>
    <w:rsid w:val="008D1D8F"/>
    <w:rsid w:val="008E2225"/>
    <w:rsid w:val="0094351E"/>
    <w:rsid w:val="00947ABD"/>
    <w:rsid w:val="00965E86"/>
    <w:rsid w:val="00972B0C"/>
    <w:rsid w:val="00980A97"/>
    <w:rsid w:val="009A2A7B"/>
    <w:rsid w:val="009B0FA1"/>
    <w:rsid w:val="009F39D4"/>
    <w:rsid w:val="00A1798D"/>
    <w:rsid w:val="00A25AA7"/>
    <w:rsid w:val="00A40125"/>
    <w:rsid w:val="00A56B6E"/>
    <w:rsid w:val="00A903F9"/>
    <w:rsid w:val="00A923AD"/>
    <w:rsid w:val="00AA7EAF"/>
    <w:rsid w:val="00AC3098"/>
    <w:rsid w:val="00B07804"/>
    <w:rsid w:val="00B23385"/>
    <w:rsid w:val="00B347E9"/>
    <w:rsid w:val="00B3794F"/>
    <w:rsid w:val="00B420E3"/>
    <w:rsid w:val="00BC3BF8"/>
    <w:rsid w:val="00BD4FCB"/>
    <w:rsid w:val="00C14FBA"/>
    <w:rsid w:val="00C210F8"/>
    <w:rsid w:val="00C42AD7"/>
    <w:rsid w:val="00C65D28"/>
    <w:rsid w:val="00C70DE5"/>
    <w:rsid w:val="00CD2351"/>
    <w:rsid w:val="00D01B7A"/>
    <w:rsid w:val="00D45C8C"/>
    <w:rsid w:val="00D81A86"/>
    <w:rsid w:val="00D8379A"/>
    <w:rsid w:val="00D866BF"/>
    <w:rsid w:val="00D94924"/>
    <w:rsid w:val="00D9724D"/>
    <w:rsid w:val="00DA122E"/>
    <w:rsid w:val="00DB5793"/>
    <w:rsid w:val="00DC04C2"/>
    <w:rsid w:val="00DC7DBB"/>
    <w:rsid w:val="00DD4CD5"/>
    <w:rsid w:val="00DD596D"/>
    <w:rsid w:val="00DF602D"/>
    <w:rsid w:val="00E14CD7"/>
    <w:rsid w:val="00E43D09"/>
    <w:rsid w:val="00E73AEF"/>
    <w:rsid w:val="00E8489D"/>
    <w:rsid w:val="00E94BB1"/>
    <w:rsid w:val="00ED2365"/>
    <w:rsid w:val="00F048D1"/>
    <w:rsid w:val="00F15029"/>
    <w:rsid w:val="00F32879"/>
    <w:rsid w:val="00F34EB5"/>
    <w:rsid w:val="00F5708C"/>
    <w:rsid w:val="00F579F6"/>
    <w:rsid w:val="00F70CFD"/>
    <w:rsid w:val="00F71FAB"/>
    <w:rsid w:val="00FC4A66"/>
    <w:rsid w:val="00FD2A10"/>
    <w:rsid w:val="00FE18FD"/>
    <w:rsid w:val="00FF373E"/>
    <w:rsid w:val="011B5631"/>
    <w:rsid w:val="0198C4EA"/>
    <w:rsid w:val="01E37593"/>
    <w:rsid w:val="01F0A66C"/>
    <w:rsid w:val="023AF3F1"/>
    <w:rsid w:val="02487B66"/>
    <w:rsid w:val="025F71DD"/>
    <w:rsid w:val="02A04BFA"/>
    <w:rsid w:val="02A84AEA"/>
    <w:rsid w:val="02B53825"/>
    <w:rsid w:val="02E553B2"/>
    <w:rsid w:val="02F2A02F"/>
    <w:rsid w:val="030B1048"/>
    <w:rsid w:val="03375B5B"/>
    <w:rsid w:val="034C67C0"/>
    <w:rsid w:val="036A5ED8"/>
    <w:rsid w:val="037DA970"/>
    <w:rsid w:val="03CC1B7F"/>
    <w:rsid w:val="03E543DC"/>
    <w:rsid w:val="03E57114"/>
    <w:rsid w:val="04013D62"/>
    <w:rsid w:val="04611426"/>
    <w:rsid w:val="050751D6"/>
    <w:rsid w:val="0555221B"/>
    <w:rsid w:val="059B37BE"/>
    <w:rsid w:val="05A9B109"/>
    <w:rsid w:val="05DAA24F"/>
    <w:rsid w:val="05E10E6F"/>
    <w:rsid w:val="05EDAC4C"/>
    <w:rsid w:val="06207A18"/>
    <w:rsid w:val="076390D9"/>
    <w:rsid w:val="07896246"/>
    <w:rsid w:val="07AB0BFB"/>
    <w:rsid w:val="07DD5F4A"/>
    <w:rsid w:val="080C002A"/>
    <w:rsid w:val="082CD9C4"/>
    <w:rsid w:val="08399BF3"/>
    <w:rsid w:val="0848B93F"/>
    <w:rsid w:val="08B8B4FF"/>
    <w:rsid w:val="08EB4D5E"/>
    <w:rsid w:val="08F1EC29"/>
    <w:rsid w:val="09317857"/>
    <w:rsid w:val="09875D3E"/>
    <w:rsid w:val="098C123F"/>
    <w:rsid w:val="09ABA5E0"/>
    <w:rsid w:val="09D588A2"/>
    <w:rsid w:val="0B3652D0"/>
    <w:rsid w:val="0B382ECF"/>
    <w:rsid w:val="0B7AAF4F"/>
    <w:rsid w:val="0BABDB57"/>
    <w:rsid w:val="0BE5735B"/>
    <w:rsid w:val="0CB1C7FA"/>
    <w:rsid w:val="0D049529"/>
    <w:rsid w:val="0DD2E061"/>
    <w:rsid w:val="0E473EE4"/>
    <w:rsid w:val="0E876FFE"/>
    <w:rsid w:val="0F012FBC"/>
    <w:rsid w:val="0FAA9CDF"/>
    <w:rsid w:val="10ED9D38"/>
    <w:rsid w:val="11269751"/>
    <w:rsid w:val="1130A229"/>
    <w:rsid w:val="117CA9FD"/>
    <w:rsid w:val="119EC533"/>
    <w:rsid w:val="119F6AD3"/>
    <w:rsid w:val="1207D691"/>
    <w:rsid w:val="1208195F"/>
    <w:rsid w:val="12A2BDA7"/>
    <w:rsid w:val="1318B002"/>
    <w:rsid w:val="135FD8CC"/>
    <w:rsid w:val="138A9A9C"/>
    <w:rsid w:val="13DFD744"/>
    <w:rsid w:val="13F44D56"/>
    <w:rsid w:val="13FE38CF"/>
    <w:rsid w:val="140D4942"/>
    <w:rsid w:val="142D5331"/>
    <w:rsid w:val="14414218"/>
    <w:rsid w:val="146B7376"/>
    <w:rsid w:val="147F2ED9"/>
    <w:rsid w:val="14D3120B"/>
    <w:rsid w:val="14EFE165"/>
    <w:rsid w:val="156CD4D3"/>
    <w:rsid w:val="15B9490E"/>
    <w:rsid w:val="15BB01A9"/>
    <w:rsid w:val="161D7C05"/>
    <w:rsid w:val="1658AA40"/>
    <w:rsid w:val="165C46AD"/>
    <w:rsid w:val="16B37A6E"/>
    <w:rsid w:val="16FCFDB1"/>
    <w:rsid w:val="17674FE2"/>
    <w:rsid w:val="1772151F"/>
    <w:rsid w:val="178505E8"/>
    <w:rsid w:val="17A0D80E"/>
    <w:rsid w:val="17FFFCE1"/>
    <w:rsid w:val="180C2228"/>
    <w:rsid w:val="1899C253"/>
    <w:rsid w:val="18DE4D38"/>
    <w:rsid w:val="18EA9CBF"/>
    <w:rsid w:val="1950A650"/>
    <w:rsid w:val="195DCDB9"/>
    <w:rsid w:val="1990C54A"/>
    <w:rsid w:val="19D6A033"/>
    <w:rsid w:val="19E1A42A"/>
    <w:rsid w:val="19EAB96B"/>
    <w:rsid w:val="19F98FF0"/>
    <w:rsid w:val="1A3F3510"/>
    <w:rsid w:val="1A469C35"/>
    <w:rsid w:val="1AEE79FF"/>
    <w:rsid w:val="1B2C1B63"/>
    <w:rsid w:val="1B2FC37E"/>
    <w:rsid w:val="1C3CA320"/>
    <w:rsid w:val="1C81E6F0"/>
    <w:rsid w:val="1C9B66A4"/>
    <w:rsid w:val="1CB1DA6A"/>
    <w:rsid w:val="1CF4C50D"/>
    <w:rsid w:val="1D0B1226"/>
    <w:rsid w:val="1D1976C2"/>
    <w:rsid w:val="1E39427F"/>
    <w:rsid w:val="1E7A7C7D"/>
    <w:rsid w:val="1EAF2DE2"/>
    <w:rsid w:val="1F0DE854"/>
    <w:rsid w:val="1F1FC62A"/>
    <w:rsid w:val="1F241D0F"/>
    <w:rsid w:val="1FA21A56"/>
    <w:rsid w:val="1FBAA513"/>
    <w:rsid w:val="1FDABF6F"/>
    <w:rsid w:val="200B47F3"/>
    <w:rsid w:val="2032D864"/>
    <w:rsid w:val="2094F5C7"/>
    <w:rsid w:val="219A9399"/>
    <w:rsid w:val="2268DCC5"/>
    <w:rsid w:val="23298EDE"/>
    <w:rsid w:val="23324461"/>
    <w:rsid w:val="235055A5"/>
    <w:rsid w:val="23B89DAF"/>
    <w:rsid w:val="2428D00D"/>
    <w:rsid w:val="248E5FED"/>
    <w:rsid w:val="24C6453F"/>
    <w:rsid w:val="24EE3879"/>
    <w:rsid w:val="250C0C71"/>
    <w:rsid w:val="2514C2D2"/>
    <w:rsid w:val="25C61EFF"/>
    <w:rsid w:val="25DC202E"/>
    <w:rsid w:val="25E879FE"/>
    <w:rsid w:val="25F41CFA"/>
    <w:rsid w:val="2637A6CF"/>
    <w:rsid w:val="263F7931"/>
    <w:rsid w:val="264916B6"/>
    <w:rsid w:val="264C4D41"/>
    <w:rsid w:val="26612FA0"/>
    <w:rsid w:val="266ECE0A"/>
    <w:rsid w:val="267A57FD"/>
    <w:rsid w:val="26BD5A3C"/>
    <w:rsid w:val="270BFF39"/>
    <w:rsid w:val="271909B1"/>
    <w:rsid w:val="27257352"/>
    <w:rsid w:val="272E65A6"/>
    <w:rsid w:val="273D850B"/>
    <w:rsid w:val="274D2746"/>
    <w:rsid w:val="2813A80D"/>
    <w:rsid w:val="28333B37"/>
    <w:rsid w:val="28E8F7A7"/>
    <w:rsid w:val="28F03FF7"/>
    <w:rsid w:val="28FCFA0A"/>
    <w:rsid w:val="29169235"/>
    <w:rsid w:val="2921095A"/>
    <w:rsid w:val="2975455B"/>
    <w:rsid w:val="299522AB"/>
    <w:rsid w:val="29A66ECC"/>
    <w:rsid w:val="29AE5C52"/>
    <w:rsid w:val="29B1F8BF"/>
    <w:rsid w:val="2A107ABC"/>
    <w:rsid w:val="2A36DBE6"/>
    <w:rsid w:val="2A5820AA"/>
    <w:rsid w:val="2A84C808"/>
    <w:rsid w:val="2ACB9771"/>
    <w:rsid w:val="2ACD7D9D"/>
    <w:rsid w:val="2B13BB0F"/>
    <w:rsid w:val="2C0865E9"/>
    <w:rsid w:val="2CC006A8"/>
    <w:rsid w:val="2CC5096A"/>
    <w:rsid w:val="2CE99981"/>
    <w:rsid w:val="2D06AC5A"/>
    <w:rsid w:val="2D208664"/>
    <w:rsid w:val="2D4CD1B6"/>
    <w:rsid w:val="2D92592C"/>
    <w:rsid w:val="2DABBB81"/>
    <w:rsid w:val="2DC32C65"/>
    <w:rsid w:val="2E096FE7"/>
    <w:rsid w:val="2E24572D"/>
    <w:rsid w:val="2E5F75F2"/>
    <w:rsid w:val="2E6C4185"/>
    <w:rsid w:val="2E922EE5"/>
    <w:rsid w:val="2EC09CC3"/>
    <w:rsid w:val="2EE20383"/>
    <w:rsid w:val="2F89D515"/>
    <w:rsid w:val="2FAFE9DD"/>
    <w:rsid w:val="3097289F"/>
    <w:rsid w:val="309A0EC4"/>
    <w:rsid w:val="310747B1"/>
    <w:rsid w:val="31856C0D"/>
    <w:rsid w:val="31929F22"/>
    <w:rsid w:val="31CFF676"/>
    <w:rsid w:val="31D3D3CA"/>
    <w:rsid w:val="323DB0AA"/>
    <w:rsid w:val="32BDAAC8"/>
    <w:rsid w:val="32FE6B35"/>
    <w:rsid w:val="33171552"/>
    <w:rsid w:val="332B9FCE"/>
    <w:rsid w:val="3396E669"/>
    <w:rsid w:val="33979F43"/>
    <w:rsid w:val="33EA40A2"/>
    <w:rsid w:val="33F19384"/>
    <w:rsid w:val="340DE4CD"/>
    <w:rsid w:val="34844409"/>
    <w:rsid w:val="35293FC4"/>
    <w:rsid w:val="3532B6CA"/>
    <w:rsid w:val="36256E42"/>
    <w:rsid w:val="3657F304"/>
    <w:rsid w:val="369E3D5F"/>
    <w:rsid w:val="36AA02F5"/>
    <w:rsid w:val="36B6DD5F"/>
    <w:rsid w:val="36C02B38"/>
    <w:rsid w:val="36D75ACF"/>
    <w:rsid w:val="37282358"/>
    <w:rsid w:val="374D8982"/>
    <w:rsid w:val="377341B8"/>
    <w:rsid w:val="37E63F04"/>
    <w:rsid w:val="3822F06E"/>
    <w:rsid w:val="38451E41"/>
    <w:rsid w:val="3887A3A5"/>
    <w:rsid w:val="39034A51"/>
    <w:rsid w:val="39ED1CE8"/>
    <w:rsid w:val="3A330483"/>
    <w:rsid w:val="3A67F113"/>
    <w:rsid w:val="3A8F68FF"/>
    <w:rsid w:val="3A9F705D"/>
    <w:rsid w:val="3AA4110B"/>
    <w:rsid w:val="3B33411D"/>
    <w:rsid w:val="3B88ED49"/>
    <w:rsid w:val="3B89B5F7"/>
    <w:rsid w:val="3BF00E9E"/>
    <w:rsid w:val="3CD55A17"/>
    <w:rsid w:val="3D33400F"/>
    <w:rsid w:val="3D87B4DC"/>
    <w:rsid w:val="3D986E06"/>
    <w:rsid w:val="3DDD4337"/>
    <w:rsid w:val="3E501F7D"/>
    <w:rsid w:val="3E6C49EB"/>
    <w:rsid w:val="3E9D84EF"/>
    <w:rsid w:val="3F1D610F"/>
    <w:rsid w:val="3F2072C4"/>
    <w:rsid w:val="3F5CC8EE"/>
    <w:rsid w:val="3FBE0F63"/>
    <w:rsid w:val="3FCEEF01"/>
    <w:rsid w:val="400CFAD9"/>
    <w:rsid w:val="41299C2B"/>
    <w:rsid w:val="4144A896"/>
    <w:rsid w:val="414D5F48"/>
    <w:rsid w:val="41B0AA57"/>
    <w:rsid w:val="42486BE8"/>
    <w:rsid w:val="4249A035"/>
    <w:rsid w:val="42E8FBE5"/>
    <w:rsid w:val="4368DF0F"/>
    <w:rsid w:val="43875BE8"/>
    <w:rsid w:val="43EDD59A"/>
    <w:rsid w:val="43F25A65"/>
    <w:rsid w:val="43FC75AC"/>
    <w:rsid w:val="44323566"/>
    <w:rsid w:val="44662B16"/>
    <w:rsid w:val="4467AFC0"/>
    <w:rsid w:val="4484CC46"/>
    <w:rsid w:val="4517B38D"/>
    <w:rsid w:val="45232C49"/>
    <w:rsid w:val="456A0330"/>
    <w:rsid w:val="45749A8D"/>
    <w:rsid w:val="4578E80A"/>
    <w:rsid w:val="458AC62F"/>
    <w:rsid w:val="45D71422"/>
    <w:rsid w:val="45E7FB7E"/>
    <w:rsid w:val="46200E5D"/>
    <w:rsid w:val="46209CA7"/>
    <w:rsid w:val="462E4194"/>
    <w:rsid w:val="46B25BE5"/>
    <w:rsid w:val="46C2D843"/>
    <w:rsid w:val="46D1DF00"/>
    <w:rsid w:val="475A6A11"/>
    <w:rsid w:val="47B2F84A"/>
    <w:rsid w:val="47CA11F5"/>
    <w:rsid w:val="485ACD0B"/>
    <w:rsid w:val="48EABED4"/>
    <w:rsid w:val="48FD4A62"/>
    <w:rsid w:val="49648108"/>
    <w:rsid w:val="4A2EF230"/>
    <w:rsid w:val="4A308F86"/>
    <w:rsid w:val="4A7599CA"/>
    <w:rsid w:val="4A89CA6C"/>
    <w:rsid w:val="4A9C161F"/>
    <w:rsid w:val="4AE1E202"/>
    <w:rsid w:val="4AFCF695"/>
    <w:rsid w:val="4B26C649"/>
    <w:rsid w:val="4B794570"/>
    <w:rsid w:val="4BBCBAB5"/>
    <w:rsid w:val="4C2DC1DC"/>
    <w:rsid w:val="4C3B82ED"/>
    <w:rsid w:val="4C6A22FE"/>
    <w:rsid w:val="4CD9DF27"/>
    <w:rsid w:val="4CF217D2"/>
    <w:rsid w:val="4D156B53"/>
    <w:rsid w:val="4D4C8165"/>
    <w:rsid w:val="4D7397D6"/>
    <w:rsid w:val="4DDAE9BB"/>
    <w:rsid w:val="4E8306AB"/>
    <w:rsid w:val="4EAD4028"/>
    <w:rsid w:val="4ECCD5E0"/>
    <w:rsid w:val="50374608"/>
    <w:rsid w:val="50ACFE90"/>
    <w:rsid w:val="50ADDDE2"/>
    <w:rsid w:val="50CDAC9D"/>
    <w:rsid w:val="50EE00DE"/>
    <w:rsid w:val="5163C515"/>
    <w:rsid w:val="5164B92C"/>
    <w:rsid w:val="51A80B14"/>
    <w:rsid w:val="527D8FD0"/>
    <w:rsid w:val="536A8C08"/>
    <w:rsid w:val="53F25354"/>
    <w:rsid w:val="5401EA40"/>
    <w:rsid w:val="5431E652"/>
    <w:rsid w:val="54704B09"/>
    <w:rsid w:val="54952F8A"/>
    <w:rsid w:val="54A3800A"/>
    <w:rsid w:val="54CFDB5D"/>
    <w:rsid w:val="553619BB"/>
    <w:rsid w:val="55A370C2"/>
    <w:rsid w:val="5608B5D3"/>
    <w:rsid w:val="565C52C3"/>
    <w:rsid w:val="56B325EF"/>
    <w:rsid w:val="56D28BB9"/>
    <w:rsid w:val="56ED7CAF"/>
    <w:rsid w:val="5729B2EC"/>
    <w:rsid w:val="57B75E55"/>
    <w:rsid w:val="57C70D62"/>
    <w:rsid w:val="57E767B5"/>
    <w:rsid w:val="582CEB06"/>
    <w:rsid w:val="587F96F1"/>
    <w:rsid w:val="58ECB456"/>
    <w:rsid w:val="590D42F2"/>
    <w:rsid w:val="591AFA49"/>
    <w:rsid w:val="5921F37B"/>
    <w:rsid w:val="592F91E5"/>
    <w:rsid w:val="59425DD2"/>
    <w:rsid w:val="597208BB"/>
    <w:rsid w:val="59999DD5"/>
    <w:rsid w:val="5A0C2936"/>
    <w:rsid w:val="5A0DEB21"/>
    <w:rsid w:val="5AA2438E"/>
    <w:rsid w:val="5AB34D89"/>
    <w:rsid w:val="5ABDC3DC"/>
    <w:rsid w:val="5AEB48B1"/>
    <w:rsid w:val="5B3671C1"/>
    <w:rsid w:val="5B8C16C4"/>
    <w:rsid w:val="5BE0CE84"/>
    <w:rsid w:val="5C249BD1"/>
    <w:rsid w:val="5C37435E"/>
    <w:rsid w:val="5C52A293"/>
    <w:rsid w:val="5C76A716"/>
    <w:rsid w:val="5C909B0E"/>
    <w:rsid w:val="5CEFB42C"/>
    <w:rsid w:val="5D47FB62"/>
    <w:rsid w:val="5DB029AE"/>
    <w:rsid w:val="5DD1227C"/>
    <w:rsid w:val="5DF5649E"/>
    <w:rsid w:val="5E24403B"/>
    <w:rsid w:val="5E255621"/>
    <w:rsid w:val="5E2C3B56"/>
    <w:rsid w:val="5E89CF21"/>
    <w:rsid w:val="5E9717C1"/>
    <w:rsid w:val="5EAE9C4B"/>
    <w:rsid w:val="5EAF03E8"/>
    <w:rsid w:val="5EF6C5FB"/>
    <w:rsid w:val="5F1E5FBC"/>
    <w:rsid w:val="5F6FCB10"/>
    <w:rsid w:val="5FAF5433"/>
    <w:rsid w:val="603BC2F9"/>
    <w:rsid w:val="6042C8AF"/>
    <w:rsid w:val="60736E9E"/>
    <w:rsid w:val="60821A3B"/>
    <w:rsid w:val="60BC9461"/>
    <w:rsid w:val="612968F3"/>
    <w:rsid w:val="617C0E80"/>
    <w:rsid w:val="61BAC9B4"/>
    <w:rsid w:val="6218DACD"/>
    <w:rsid w:val="62AC10F7"/>
    <w:rsid w:val="62B24533"/>
    <w:rsid w:val="62D9A25E"/>
    <w:rsid w:val="62DFC74F"/>
    <w:rsid w:val="6337B9AC"/>
    <w:rsid w:val="633A2295"/>
    <w:rsid w:val="6353A60D"/>
    <w:rsid w:val="63CEC2C5"/>
    <w:rsid w:val="64214C67"/>
    <w:rsid w:val="6434430E"/>
    <w:rsid w:val="644504A8"/>
    <w:rsid w:val="6446FF85"/>
    <w:rsid w:val="6456507E"/>
    <w:rsid w:val="6481B8FB"/>
    <w:rsid w:val="649CACC7"/>
    <w:rsid w:val="64C06AD2"/>
    <w:rsid w:val="65772124"/>
    <w:rsid w:val="65FCDA16"/>
    <w:rsid w:val="66173FA9"/>
    <w:rsid w:val="662227F4"/>
    <w:rsid w:val="667D6E15"/>
    <w:rsid w:val="66AA3333"/>
    <w:rsid w:val="6706ACDA"/>
    <w:rsid w:val="67755F65"/>
    <w:rsid w:val="6785FE03"/>
    <w:rsid w:val="6808AB53"/>
    <w:rsid w:val="6823E5DA"/>
    <w:rsid w:val="68825452"/>
    <w:rsid w:val="68B8814E"/>
    <w:rsid w:val="694BFC79"/>
    <w:rsid w:val="69AD9D67"/>
    <w:rsid w:val="69FDAECD"/>
    <w:rsid w:val="6A176CD9"/>
    <w:rsid w:val="6B576C78"/>
    <w:rsid w:val="6BA0F151"/>
    <w:rsid w:val="6BBC20A6"/>
    <w:rsid w:val="6BC8ECF1"/>
    <w:rsid w:val="6C2884EE"/>
    <w:rsid w:val="6CCA196A"/>
    <w:rsid w:val="6D0C42EA"/>
    <w:rsid w:val="6D0D2AB6"/>
    <w:rsid w:val="6D38F548"/>
    <w:rsid w:val="6D8B3CE5"/>
    <w:rsid w:val="6D8F87D0"/>
    <w:rsid w:val="6E1EAC53"/>
    <w:rsid w:val="6E40FAC3"/>
    <w:rsid w:val="6E43E755"/>
    <w:rsid w:val="6E599591"/>
    <w:rsid w:val="6F3EF3F5"/>
    <w:rsid w:val="6F961DF2"/>
    <w:rsid w:val="703AC9D0"/>
    <w:rsid w:val="705FBAB8"/>
    <w:rsid w:val="7074647C"/>
    <w:rsid w:val="7081F35F"/>
    <w:rsid w:val="70AB8B4F"/>
    <w:rsid w:val="70AEAB59"/>
    <w:rsid w:val="714209B2"/>
    <w:rsid w:val="7181ED68"/>
    <w:rsid w:val="71A5FCB8"/>
    <w:rsid w:val="71B19FC3"/>
    <w:rsid w:val="71C177D0"/>
    <w:rsid w:val="7209E1D3"/>
    <w:rsid w:val="723304F4"/>
    <w:rsid w:val="726B615E"/>
    <w:rsid w:val="72A328F7"/>
    <w:rsid w:val="72A4DDFC"/>
    <w:rsid w:val="72CDBEB4"/>
    <w:rsid w:val="74374F99"/>
    <w:rsid w:val="7440AE5D"/>
    <w:rsid w:val="744B3B5D"/>
    <w:rsid w:val="74915100"/>
    <w:rsid w:val="74C6461D"/>
    <w:rsid w:val="74CAA88A"/>
    <w:rsid w:val="7513E6B7"/>
    <w:rsid w:val="75DC7EBE"/>
    <w:rsid w:val="75E43973"/>
    <w:rsid w:val="75E70BBE"/>
    <w:rsid w:val="75E82711"/>
    <w:rsid w:val="764DAE50"/>
    <w:rsid w:val="764E092E"/>
    <w:rsid w:val="76DC8134"/>
    <w:rsid w:val="76DDB440"/>
    <w:rsid w:val="76FED34D"/>
    <w:rsid w:val="7726217C"/>
    <w:rsid w:val="775A8C10"/>
    <w:rsid w:val="7788077A"/>
    <w:rsid w:val="77A5428C"/>
    <w:rsid w:val="7816F9A9"/>
    <w:rsid w:val="7835C644"/>
    <w:rsid w:val="79275735"/>
    <w:rsid w:val="7973D6F0"/>
    <w:rsid w:val="79D196A5"/>
    <w:rsid w:val="79D32027"/>
    <w:rsid w:val="7A307F3F"/>
    <w:rsid w:val="7A3E6195"/>
    <w:rsid w:val="7A5F10DB"/>
    <w:rsid w:val="7AC85E2F"/>
    <w:rsid w:val="7AE59A95"/>
    <w:rsid w:val="7B0AC7D0"/>
    <w:rsid w:val="7B54D84B"/>
    <w:rsid w:val="7BC21080"/>
    <w:rsid w:val="7C156AD2"/>
    <w:rsid w:val="7C1D5858"/>
    <w:rsid w:val="7C2C2467"/>
    <w:rsid w:val="7C40D489"/>
    <w:rsid w:val="7C92C02E"/>
    <w:rsid w:val="7CA4927D"/>
    <w:rsid w:val="7D1249F6"/>
    <w:rsid w:val="7D760257"/>
    <w:rsid w:val="7D95FA75"/>
    <w:rsid w:val="7DAE3322"/>
    <w:rsid w:val="7DB06AE2"/>
    <w:rsid w:val="7E090AB5"/>
    <w:rsid w:val="7E36D6DE"/>
    <w:rsid w:val="7EB0C79B"/>
    <w:rsid w:val="7EC0005B"/>
    <w:rsid w:val="7EC8981F"/>
    <w:rsid w:val="7FA16A13"/>
    <w:rsid w:val="7FA9C76B"/>
    <w:rsid w:val="7FD4B9D7"/>
    <w:rsid w:val="7FE47FC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9347"/>
  <w15:chartTrackingRefBased/>
  <w15:docId w15:val="{26000C13-A62D-4F38-9648-4EA8A01D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6218DACD"/>
    <w:pPr>
      <w:keepNext/>
      <w:keepLines/>
      <w:spacing w:before="240" w:after="0"/>
      <w:outlineLvl w:val="0"/>
    </w:pPr>
    <w:rPr>
      <w:rFonts w:eastAsiaTheme="minorEastAsia"/>
      <w:b/>
      <w:bCs/>
      <w:color w:val="023B5A"/>
      <w:sz w:val="44"/>
      <w:szCs w:val="44"/>
    </w:rPr>
  </w:style>
  <w:style w:type="paragraph" w:styleId="Heading2">
    <w:name w:val="heading 2"/>
    <w:basedOn w:val="Normal"/>
    <w:next w:val="Normal"/>
    <w:link w:val="Heading2Char"/>
    <w:uiPriority w:val="9"/>
    <w:unhideWhenUsed/>
    <w:qFormat/>
    <w:rsid w:val="6218DACD"/>
    <w:pPr>
      <w:keepNext/>
      <w:keepLines/>
      <w:spacing w:before="40" w:after="0"/>
      <w:outlineLvl w:val="1"/>
    </w:pPr>
    <w:rPr>
      <w:rFonts w:eastAsiaTheme="minorEastAsia"/>
      <w:b/>
      <w:bCs/>
      <w:color w:val="023B5A"/>
      <w:sz w:val="28"/>
      <w:szCs w:val="28"/>
    </w:rPr>
  </w:style>
  <w:style w:type="paragraph" w:styleId="Heading3">
    <w:name w:val="heading 3"/>
    <w:basedOn w:val="Normal"/>
    <w:next w:val="Normal"/>
    <w:link w:val="Heading3Char"/>
    <w:uiPriority w:val="9"/>
    <w:unhideWhenUsed/>
    <w:qFormat/>
    <w:rsid w:val="6218DACD"/>
    <w:pPr>
      <w:keepNext/>
      <w:keepLines/>
      <w:spacing w:before="40" w:after="0"/>
      <w:outlineLvl w:val="2"/>
    </w:pPr>
    <w:rPr>
      <w:rFonts w:eastAsiaTheme="minorEastAsia"/>
      <w:b/>
      <w:bCs/>
      <w:color w:val="023B5A"/>
      <w:sz w:val="28"/>
      <w:szCs w:val="28"/>
    </w:rPr>
  </w:style>
  <w:style w:type="paragraph" w:styleId="Heading4">
    <w:name w:val="heading 4"/>
    <w:basedOn w:val="Heading3"/>
    <w:next w:val="Normal"/>
    <w:link w:val="Heading4Char"/>
    <w:uiPriority w:val="9"/>
    <w:unhideWhenUsed/>
    <w:qFormat/>
    <w:rsid w:val="6218DACD"/>
    <w:pPr>
      <w:outlineLvl w:val="3"/>
    </w:pPr>
    <w:rPr>
      <w:sz w:val="26"/>
      <w:szCs w:val="26"/>
    </w:rPr>
  </w:style>
  <w:style w:type="paragraph" w:styleId="Heading5">
    <w:name w:val="heading 5"/>
    <w:basedOn w:val="Heading4"/>
    <w:next w:val="Normal"/>
    <w:link w:val="Heading5Char"/>
    <w:uiPriority w:val="9"/>
    <w:unhideWhenUsed/>
    <w:qFormat/>
    <w:rsid w:val="6218DACD"/>
    <w:pPr>
      <w:outlineLvl w:val="4"/>
    </w:pPr>
    <w:rPr>
      <w:sz w:val="24"/>
      <w:szCs w:val="24"/>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2C9"/>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C04C2"/>
    <w:pPr>
      <w:spacing w:after="0" w:line="240" w:lineRule="auto"/>
    </w:pPr>
  </w:style>
  <w:style w:type="paragraph" w:styleId="CommentSubject">
    <w:name w:val="annotation subject"/>
    <w:basedOn w:val="CommentText"/>
    <w:next w:val="CommentText"/>
    <w:link w:val="CommentSubjectChar"/>
    <w:uiPriority w:val="99"/>
    <w:semiHidden/>
    <w:unhideWhenUsed/>
    <w:rsid w:val="00DC04C2"/>
    <w:rPr>
      <w:b/>
      <w:bCs/>
    </w:rPr>
  </w:style>
  <w:style w:type="character" w:customStyle="1" w:styleId="CommentSubjectChar">
    <w:name w:val="Comment Subject Char"/>
    <w:basedOn w:val="CommentTextChar"/>
    <w:link w:val="CommentSubject"/>
    <w:uiPriority w:val="99"/>
    <w:semiHidden/>
    <w:rsid w:val="00DC04C2"/>
    <w:rPr>
      <w:b/>
      <w:bCs/>
      <w:sz w:val="20"/>
      <w:szCs w:val="20"/>
    </w:rPr>
  </w:style>
  <w:style w:type="character" w:styleId="UnresolvedMention">
    <w:name w:val="Unresolved Mention"/>
    <w:basedOn w:val="DefaultParagraphFont"/>
    <w:uiPriority w:val="99"/>
    <w:semiHidden/>
    <w:unhideWhenUsed/>
    <w:rsid w:val="000B4EFA"/>
    <w:rPr>
      <w:color w:val="605E5C"/>
      <w:shd w:val="clear" w:color="auto" w:fill="E1DFDD"/>
    </w:rPr>
  </w:style>
  <w:style w:type="table" w:styleId="TableGrid">
    <w:name w:val="Table Grid"/>
    <w:basedOn w:val="TableNormal"/>
    <w:uiPriority w:val="39"/>
    <w:rsid w:val="00690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C3BF8"/>
    <w:rPr>
      <w:color w:val="954F72" w:themeColor="followedHyperlink"/>
      <w:u w:val="single"/>
    </w:rPr>
  </w:style>
  <w:style w:type="paragraph" w:styleId="Footer">
    <w:name w:val="footer"/>
    <w:basedOn w:val="Normal"/>
    <w:link w:val="FooterChar"/>
    <w:uiPriority w:val="99"/>
    <w:unhideWhenUsed/>
    <w:rsid w:val="006A0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B13"/>
  </w:style>
  <w:style w:type="character" w:styleId="PageNumber">
    <w:name w:val="page number"/>
    <w:basedOn w:val="DefaultParagraphFont"/>
    <w:uiPriority w:val="99"/>
    <w:semiHidden/>
    <w:unhideWhenUsed/>
    <w:rsid w:val="006A0B13"/>
  </w:style>
  <w:style w:type="paragraph" w:customStyle="1" w:styleId="pf0">
    <w:name w:val="pf0"/>
    <w:basedOn w:val="Normal"/>
    <w:rsid w:val="004D0F1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f01">
    <w:name w:val="cf01"/>
    <w:basedOn w:val="DefaultParagraphFont"/>
    <w:rsid w:val="004D0F14"/>
    <w:rPr>
      <w:rFonts w:ascii="Segoe UI" w:hAnsi="Segoe UI" w:cs="Segoe UI" w:hint="default"/>
      <w:sz w:val="18"/>
      <w:szCs w:val="18"/>
    </w:rPr>
  </w:style>
  <w:style w:type="paragraph" w:customStyle="1" w:styleId="Headin5a">
    <w:name w:val="Headin 5a"/>
    <w:basedOn w:val="Normal"/>
    <w:link w:val="Headin5aChar"/>
    <w:uiPriority w:val="1"/>
    <w:qFormat/>
    <w:rsid w:val="6218DACD"/>
    <w:rPr>
      <w:rFonts w:eastAsiaTheme="minorEastAsia"/>
    </w:rPr>
  </w:style>
  <w:style w:type="character" w:customStyle="1" w:styleId="Heading1Char">
    <w:name w:val="Heading 1 Char"/>
    <w:basedOn w:val="DefaultParagraphFont"/>
    <w:link w:val="Heading1"/>
    <w:uiPriority w:val="9"/>
    <w:rsid w:val="6218DACD"/>
    <w:rPr>
      <w:rFonts w:asciiTheme="minorHAnsi" w:eastAsiaTheme="minorEastAsia" w:hAnsiTheme="minorHAnsi" w:cstheme="minorBidi"/>
      <w:b/>
      <w:bCs/>
      <w:color w:val="023B5A"/>
      <w:sz w:val="44"/>
      <w:szCs w:val="44"/>
      <w:lang w:val="en-CA" w:eastAsia="en-US" w:bidi="ar-SA"/>
    </w:rPr>
  </w:style>
  <w:style w:type="character" w:customStyle="1" w:styleId="Heading2Char">
    <w:name w:val="Heading 2 Char"/>
    <w:basedOn w:val="DefaultParagraphFont"/>
    <w:link w:val="Heading2"/>
    <w:uiPriority w:val="9"/>
    <w:rsid w:val="6218DACD"/>
    <w:rPr>
      <w:rFonts w:asciiTheme="minorHAnsi" w:eastAsiaTheme="minorEastAsia" w:hAnsiTheme="minorHAnsi" w:cstheme="minorBidi"/>
      <w:b/>
      <w:bCs/>
      <w:color w:val="023B5A"/>
      <w:sz w:val="28"/>
      <w:szCs w:val="28"/>
      <w:lang w:val="en-CA" w:eastAsia="en-US" w:bidi="ar-SA"/>
    </w:rPr>
  </w:style>
  <w:style w:type="character" w:customStyle="1" w:styleId="Heading3Char">
    <w:name w:val="Heading 3 Char"/>
    <w:basedOn w:val="DefaultParagraphFont"/>
    <w:link w:val="Heading3"/>
    <w:uiPriority w:val="9"/>
    <w:rsid w:val="6218DACD"/>
    <w:rPr>
      <w:rFonts w:asciiTheme="minorHAnsi" w:eastAsiaTheme="minorEastAsia" w:hAnsiTheme="minorHAnsi" w:cstheme="minorBidi"/>
      <w:b/>
      <w:bCs/>
      <w:color w:val="023B5A"/>
      <w:sz w:val="28"/>
      <w:szCs w:val="28"/>
      <w:lang w:val="en-CA" w:eastAsia="en-US" w:bidi="ar-SA"/>
    </w:rPr>
  </w:style>
  <w:style w:type="character" w:customStyle="1" w:styleId="Heading4Char">
    <w:name w:val="Heading 4 Char"/>
    <w:link w:val="Heading4"/>
    <w:uiPriority w:val="9"/>
    <w:rsid w:val="6218DACD"/>
    <w:rPr>
      <w:sz w:val="26"/>
      <w:szCs w:val="26"/>
    </w:rPr>
  </w:style>
  <w:style w:type="character" w:customStyle="1" w:styleId="Heading5Char">
    <w:name w:val="Heading 5 Char"/>
    <w:link w:val="Heading5"/>
    <w:uiPriority w:val="9"/>
    <w:rsid w:val="6218DACD"/>
    <w:rPr>
      <w:i w:val="0"/>
      <w:iCs w:val="0"/>
      <w:sz w:val="24"/>
      <w:szCs w:val="24"/>
    </w:rPr>
  </w:style>
  <w:style w:type="character" w:customStyle="1" w:styleId="Headin5aChar">
    <w:name w:val="Headin 5a Char"/>
    <w:basedOn w:val="DefaultParagraphFont"/>
    <w:link w:val="Headin5a"/>
    <w:rsid w:val="6218DACD"/>
    <w:rPr>
      <w:rFonts w:asciiTheme="minorHAnsi" w:eastAsiaTheme="minorEastAsia" w:hAnsiTheme="minorHAnsi" w:cstheme="minorBidi"/>
      <w:sz w:val="22"/>
      <w:szCs w:val="22"/>
      <w:lang w:val="en-CA" w:eastAsia="en-US" w:bidi="ar-SA"/>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938924">
      <w:bodyDiv w:val="1"/>
      <w:marLeft w:val="0"/>
      <w:marRight w:val="0"/>
      <w:marTop w:val="0"/>
      <w:marBottom w:val="0"/>
      <w:divBdr>
        <w:top w:val="none" w:sz="0" w:space="0" w:color="auto"/>
        <w:left w:val="none" w:sz="0" w:space="0" w:color="auto"/>
        <w:bottom w:val="none" w:sz="0" w:space="0" w:color="auto"/>
        <w:right w:val="none" w:sz="0" w:space="0" w:color="auto"/>
      </w:divBdr>
    </w:div>
    <w:div w:id="1924416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cs.google.com/document/d/1WtUlai_mwUB2PTNWarAWB2NogQDgbOFX/edit" TargetMode="External"/><Relationship Id="rId2" Type="http://schemas.openxmlformats.org/officeDocument/2006/relationships/hyperlink" Target="https://www.dropbox.com/scl/fi/weancobmhpc3j8zy2wlt0/TCT-brand-identity-guide_draft-4.docx?rlkey=w6k67g9mr5tz6icjwcitv9vff&amp;dl=0" TargetMode="External"/><Relationship Id="rId1" Type="http://schemas.openxmlformats.org/officeDocument/2006/relationships/hyperlink" Target="https://www.dropbox.com/scl/fi/weancobmhpc3j8zy2wlt0/TCT-brand-identity-guide_draft-4.docx?rlkey=w6k67g9mr5tz6icjwcitv9vff&amp;dl=0"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btb.termiumplus.gc.ca/publications/diversite-diversity-fra.html"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ncdj.org/style-guide/"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www.noslangues-ourlanguages.gc.ca/fr/writing-tips-plus/index-fr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noslangues-ourlanguages.gc.ca/en/index" TargetMode="External"/><Relationship Id="rId20" Type="http://schemas.openxmlformats.org/officeDocument/2006/relationships/hyperlink" Target="https://vitrinelinguistique.oqlf.gouv.qc.ca/index.php?id=23912&amp;utm_source=BDL&amp;utm_campaign=Redirection+des+anciens+outils&amp;utm_content=id%3D391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www.noslangues-ourlanguages.gc.ca/sites/default/files/quick_reference_sheet_-_inclusive_writing_guidelines_and_resources.pdf" TargetMode="External"/><Relationship Id="rId23"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hyperlink" Target="https://divergenres.org/index.php/ressourc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indigenousfoundations.arts.ubc.ca/terminology/" TargetMode="External"/><Relationship Id="rId22" Type="http://schemas.openxmlformats.org/officeDocument/2006/relationships/hyperlink" Target="https://consciousstyleguid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BB2EADDD33424DB0478B2C7453E656" ma:contentTypeVersion="19" ma:contentTypeDescription="Create a new document." ma:contentTypeScope="" ma:versionID="c53dc3400886e38a7362e979c68ae457">
  <xsd:schema xmlns:xsd="http://www.w3.org/2001/XMLSchema" xmlns:xs="http://www.w3.org/2001/XMLSchema" xmlns:p="http://schemas.microsoft.com/office/2006/metadata/properties" xmlns:ns2="32dc8e55-60c8-4912-b559-c01daf1d8613" xmlns:ns3="9ef4d709-7f75-4c1d-b197-703dbdaa6e53" targetNamespace="http://schemas.microsoft.com/office/2006/metadata/properties" ma:root="true" ma:fieldsID="c2d1f3f0fda736e0e113b2a6b3301532" ns2:_="" ns3:_="">
    <xsd:import namespace="32dc8e55-60c8-4912-b559-c01daf1d8613"/>
    <xsd:import namespace="9ef4d709-7f75-4c1d-b197-703dbdaa6e5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c8e55-60c8-4912-b559-c01daf1d86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fee50a4-e564-407b-a7ee-393b8c9b30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f4d709-7f75-4c1d-b197-703dbdaa6e5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75ff929-bb76-4d62-b908-3cd4f8c7cdee}" ma:internalName="TaxCatchAll" ma:showField="CatchAllData" ma:web="9ef4d709-7f75-4c1d-b197-703dbdaa6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ef4d709-7f75-4c1d-b197-703dbdaa6e53" xsi:nil="true"/>
    <lcf76f155ced4ddcb4097134ff3c332f xmlns="32dc8e55-60c8-4912-b559-c01daf1d8613">
      <Terms xmlns="http://schemas.microsoft.com/office/infopath/2007/PartnerControls"/>
    </lcf76f155ced4ddcb4097134ff3c332f>
    <SharedWithUsers xmlns="9ef4d709-7f75-4c1d-b197-703dbdaa6e53">
      <UserInfo>
        <DisplayName>Amy Schwartz</DisplayName>
        <AccountId>2994</AccountId>
        <AccountType/>
      </UserInfo>
      <UserInfo>
        <DisplayName>Jennifer Mahon</DisplayName>
        <AccountId>6</AccountId>
        <AccountType/>
      </UserInfo>
      <UserInfo>
        <DisplayName>Angela de Burger</DisplayName>
        <AccountId>21</AccountId>
        <AccountType/>
      </UserInfo>
      <UserInfo>
        <DisplayName>Margaret Mofford</DisplayName>
        <AccountId>91</AccountId>
        <AccountType/>
      </UserInfo>
      <UserInfo>
        <DisplayName>Trisha Kaplan</DisplayName>
        <AccountId>85</AccountId>
        <AccountType/>
      </UserInfo>
    </SharedWithUsers>
  </documentManagement>
</p:properties>
</file>

<file path=customXml/itemProps1.xml><?xml version="1.0" encoding="utf-8"?>
<ds:datastoreItem xmlns:ds="http://schemas.openxmlformats.org/officeDocument/2006/customXml" ds:itemID="{EF8F2B85-C401-4702-B087-CA44B7563A73}">
  <ds:schemaRefs>
    <ds:schemaRef ds:uri="http://schemas.microsoft.com/sharepoint/v3/contenttype/forms"/>
  </ds:schemaRefs>
</ds:datastoreItem>
</file>

<file path=customXml/itemProps2.xml><?xml version="1.0" encoding="utf-8"?>
<ds:datastoreItem xmlns:ds="http://schemas.openxmlformats.org/officeDocument/2006/customXml" ds:itemID="{5FB8DEA1-A02C-4B66-9B6A-7BD795BEA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dc8e55-60c8-4912-b559-c01daf1d8613"/>
    <ds:schemaRef ds:uri="9ef4d709-7f75-4c1d-b197-703dbdaa6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3810F9-C002-48D5-B8CE-F37B1090D501}">
  <ds:schemaRefs>
    <ds:schemaRef ds:uri="http://schemas.microsoft.com/office/2006/metadata/properties"/>
    <ds:schemaRef ds:uri="http://schemas.openxmlformats.org/package/2006/metadata/core-properties"/>
    <ds:schemaRef ds:uri="http://purl.org/dc/elements/1.1/"/>
    <ds:schemaRef ds:uri="http://schemas.microsoft.com/office/2006/documentManagement/types"/>
    <ds:schemaRef ds:uri="9ef4d709-7f75-4c1d-b197-703dbdaa6e53"/>
    <ds:schemaRef ds:uri="http://www.w3.org/XML/1998/namespace"/>
    <ds:schemaRef ds:uri="http://schemas.microsoft.com/office/infopath/2007/PartnerControls"/>
    <ds:schemaRef ds:uri="32dc8e55-60c8-4912-b559-c01daf1d8613"/>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3827</Words>
  <Characters>21817</Characters>
  <Application>Microsoft Office Word</Application>
  <DocSecurity>0</DocSecurity>
  <Lines>181</Lines>
  <Paragraphs>51</Paragraphs>
  <ScaleCrop>false</ScaleCrop>
  <Company/>
  <LinksUpToDate>false</LinksUpToDate>
  <CharactersWithSpaces>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Mahon</dc:creator>
  <cp:keywords/>
  <dc:description/>
  <cp:lastModifiedBy>Travis Grant</cp:lastModifiedBy>
  <cp:revision>2</cp:revision>
  <dcterms:created xsi:type="dcterms:W3CDTF">2024-09-04T18:40:00Z</dcterms:created>
  <dcterms:modified xsi:type="dcterms:W3CDTF">2024-09-04T18:40:00Z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0x01010081BB2EADDD33424DB0478B2C7453E656</vt:lpwstr>
  </property>
  <property fmtid="{D5CDD505-2E9C-101B-9397-08002B2CF9AE}" pid="3" name="MediaServiceImageTags">
    <vt:lpwstr/>
  </property>
</Properties>
</file>